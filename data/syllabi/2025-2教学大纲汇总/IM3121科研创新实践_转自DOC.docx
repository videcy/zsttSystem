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42C33">
      <w:pPr>
        <w:pStyle w:val="5"/>
        <w:spacing w:line="160" w:lineRule="exact"/>
        <w:jc w:val="both"/>
        <w:rPr>
          <w:rFonts w:ascii="Times New Roman" w:hAnsi="Times New Roman" w:eastAsia="仿宋_GB2312" w:cs="Times New Roman"/>
          <w:sz w:val="28"/>
        </w:rPr>
      </w:pPr>
      <w:bookmarkStart w:id="0" w:name="_GoBack"/>
      <w:bookmarkEnd w:id="0"/>
      <w:r>
        <w:rPr>
          <w:rFonts w:ascii="Times New Roman" w:hAnsi="Times New Roman" w:eastAsia="仿宋_GB2312" w:cs="Times New Roman"/>
          <w:sz w:val="28"/>
        </w:rPr>
        <w:t>附件2：</w:t>
      </w:r>
      <w:r>
        <w:rPr>
          <w:rFonts w:hint="eastAsia" w:ascii="Times New Roman" w:hAnsi="Times New Roman" w:eastAsia="仿宋_GB2312" w:cs="Times New Roman"/>
          <w:sz w:val="28"/>
        </w:rPr>
        <w:t>实习</w:t>
      </w:r>
      <w:r>
        <w:rPr>
          <w:rFonts w:ascii="Times New Roman" w:hAnsi="Times New Roman" w:eastAsia="仿宋_GB2312" w:cs="Times New Roman"/>
          <w:sz w:val="28"/>
        </w:rPr>
        <w:t>大纲的基本格式和内容</w:t>
      </w:r>
    </w:p>
    <w:p w14:paraId="6407353A">
      <w:pPr>
        <w:pStyle w:val="5"/>
        <w:spacing w:line="160" w:lineRule="exact"/>
        <w:jc w:val="both"/>
        <w:rPr>
          <w:rFonts w:ascii="Times New Roman" w:hAnsi="Times New Roman" w:eastAsia="仿宋_GB2312" w:cs="Times New Roman"/>
          <w:b w:val="0"/>
          <w:sz w:val="28"/>
        </w:rPr>
      </w:pPr>
      <w:r>
        <w:rPr>
          <w:rFonts w:ascii="Times New Roman" w:hAnsi="Times New Roman" w:eastAsia="仿宋_GB2312" w:cs="Times New Roman"/>
          <w:b w:val="0"/>
          <w:sz w:val="28"/>
        </w:rPr>
        <w:t>（</w:t>
      </w:r>
      <w:r>
        <w:rPr>
          <w:rFonts w:hint="eastAsia" w:ascii="Times New Roman" w:hAnsi="Times New Roman" w:eastAsia="仿宋_GB2312" w:cs="Times New Roman"/>
          <w:b w:val="0"/>
          <w:sz w:val="28"/>
        </w:rPr>
        <w:t>实习</w:t>
      </w:r>
      <w:r>
        <w:rPr>
          <w:rFonts w:ascii="Times New Roman" w:hAnsi="Times New Roman" w:eastAsia="仿宋_GB2312" w:cs="Times New Roman"/>
          <w:b w:val="0"/>
          <w:sz w:val="28"/>
        </w:rPr>
        <w:t>大纲封面）</w:t>
      </w:r>
    </w:p>
    <w:p w14:paraId="4DF9932E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</w:p>
    <w:p w14:paraId="3C3AA092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41A525C5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FF0000"/>
          <w:kern w:val="0"/>
          <w:sz w:val="32"/>
          <w:szCs w:val="32"/>
        </w:rPr>
      </w:pPr>
    </w:p>
    <w:p w14:paraId="02AE462A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实习</w:t>
      </w:r>
      <w:r>
        <w:rPr>
          <w:rFonts w:eastAsia="黑体"/>
          <w:sz w:val="56"/>
        </w:rPr>
        <w:t>教学大纲</w:t>
      </w:r>
    </w:p>
    <w:p w14:paraId="52F8E92C">
      <w:pPr>
        <w:spacing w:line="480" w:lineRule="exact"/>
        <w:ind w:firstLine="2127" w:firstLineChars="709"/>
        <w:rPr>
          <w:ins w:id="0" w:author="396175908@qq.com" w:date="2018-07-02T17:45:00Z"/>
          <w:rFonts w:eastAsia="黑体"/>
          <w:sz w:val="30"/>
        </w:rPr>
      </w:pPr>
    </w:p>
    <w:p w14:paraId="67DDEB27">
      <w:pPr>
        <w:spacing w:line="480" w:lineRule="exact"/>
        <w:ind w:firstLine="2127" w:firstLineChars="709"/>
        <w:rPr>
          <w:ins w:id="1" w:author="396175908@qq.com" w:date="2018-07-02T17:45:00Z"/>
          <w:rFonts w:eastAsia="黑体"/>
          <w:sz w:val="30"/>
        </w:rPr>
      </w:pPr>
    </w:p>
    <w:p w14:paraId="50B8C18A">
      <w:pPr>
        <w:spacing w:line="480" w:lineRule="exact"/>
        <w:ind w:firstLine="2127" w:firstLineChars="709"/>
        <w:rPr>
          <w:ins w:id="2" w:author="396175908@qq.com" w:date="2018-07-02T17:45:00Z"/>
          <w:rFonts w:eastAsia="黑体"/>
          <w:sz w:val="30"/>
          <w:u w:val="single"/>
        </w:rPr>
      </w:pPr>
      <w:ins w:id="3" w:author="396175908@qq.com" w:date="2018-07-02T17:45:00Z">
        <w:r>
          <w:rPr>
            <w:rFonts w:eastAsia="黑体"/>
            <w:sz w:val="30"/>
          </w:rPr>
          <w:t>学院（系）</w:t>
        </w:r>
      </w:ins>
      <w:ins w:id="4" w:author="396175908@qq.com" w:date="2018-07-02T17:45:00Z">
        <w:r>
          <w:rPr>
            <w:rFonts w:hint="eastAsia" w:eastAsia="黑体"/>
            <w:sz w:val="30"/>
            <w:u w:val="single"/>
          </w:rPr>
          <w:t>信息管理学院</w:t>
        </w:r>
      </w:ins>
    </w:p>
    <w:p w14:paraId="3FE942BA">
      <w:pPr>
        <w:spacing w:line="480" w:lineRule="exact"/>
        <w:ind w:firstLine="2127" w:firstLineChars="709"/>
        <w:rPr>
          <w:ins w:id="5" w:author="396175908@qq.com" w:date="2018-07-02T17:45:00Z"/>
          <w:rFonts w:eastAsia="黑体"/>
          <w:sz w:val="30"/>
          <w:u w:val="single"/>
        </w:rPr>
      </w:pPr>
    </w:p>
    <w:p w14:paraId="6F72E0C0">
      <w:pPr>
        <w:spacing w:line="480" w:lineRule="exact"/>
        <w:ind w:firstLine="2127" w:firstLineChars="709"/>
        <w:rPr>
          <w:ins w:id="6" w:author="396175908@qq.com" w:date="2018-07-02T17:45:00Z"/>
          <w:sz w:val="30"/>
          <w:u w:val="single"/>
        </w:rPr>
      </w:pPr>
      <w:ins w:id="7" w:author="396175908@qq.com" w:date="2018-07-02T17:45:00Z">
        <w:r>
          <w:rPr>
            <w:rFonts w:eastAsia="黑体"/>
            <w:sz w:val="30"/>
          </w:rPr>
          <w:t>课程名称</w:t>
        </w:r>
      </w:ins>
      <w:ins w:id="8" w:author="396175908@qq.com" w:date="2018-07-02T17:45:00Z">
        <w:r>
          <w:rPr>
            <w:rFonts w:eastAsia="黑体"/>
            <w:sz w:val="30"/>
            <w:u w:val="single"/>
          </w:rPr>
          <w:t xml:space="preserve"> 科研创新实践</w:t>
        </w:r>
      </w:ins>
    </w:p>
    <w:p w14:paraId="776FD4C1">
      <w:pPr>
        <w:spacing w:line="900" w:lineRule="exact"/>
        <w:ind w:firstLine="3600" w:firstLineChars="1200"/>
        <w:rPr>
          <w:ins w:id="9" w:author="396175908@qq.com" w:date="2018-07-02T17:45:00Z"/>
          <w:sz w:val="30"/>
        </w:rPr>
      </w:pPr>
    </w:p>
    <w:p w14:paraId="07BAA2F5">
      <w:pPr>
        <w:spacing w:line="900" w:lineRule="exact"/>
        <w:jc w:val="center"/>
        <w:rPr>
          <w:ins w:id="10" w:author="396175908@qq.com" w:date="2018-07-02T17:45:00Z"/>
          <w:rFonts w:eastAsia="仿宋_GB2312"/>
          <w:b/>
          <w:bCs/>
          <w:kern w:val="28"/>
          <w:sz w:val="32"/>
          <w:szCs w:val="32"/>
        </w:rPr>
      </w:pPr>
    </w:p>
    <w:p w14:paraId="1DE35F05">
      <w:pPr>
        <w:spacing w:line="900" w:lineRule="exact"/>
        <w:jc w:val="center"/>
        <w:rPr>
          <w:ins w:id="11" w:author="396175908@qq.com" w:date="2018-07-02T17:45:00Z"/>
          <w:rFonts w:eastAsia="仿宋_GB2312"/>
          <w:b/>
          <w:bCs/>
          <w:kern w:val="28"/>
          <w:sz w:val="32"/>
          <w:szCs w:val="32"/>
        </w:rPr>
      </w:pPr>
    </w:p>
    <w:p w14:paraId="0108AEC2">
      <w:pPr>
        <w:spacing w:line="900" w:lineRule="exact"/>
        <w:jc w:val="center"/>
        <w:rPr>
          <w:ins w:id="12" w:author="396175908@qq.com" w:date="2018-07-02T17:45:00Z"/>
          <w:rFonts w:eastAsia="仿宋_GB2312"/>
          <w:b/>
          <w:bCs/>
          <w:kern w:val="28"/>
          <w:sz w:val="32"/>
          <w:szCs w:val="32"/>
        </w:rPr>
      </w:pPr>
    </w:p>
    <w:p w14:paraId="3FA89A87">
      <w:pPr>
        <w:spacing w:line="900" w:lineRule="exact"/>
        <w:jc w:val="center"/>
        <w:rPr>
          <w:ins w:id="13" w:author="396175908@qq.com" w:date="2018-07-02T17:45:00Z"/>
          <w:rFonts w:eastAsia="仿宋_GB2312"/>
          <w:b/>
          <w:bCs/>
          <w:kern w:val="28"/>
          <w:sz w:val="32"/>
          <w:szCs w:val="32"/>
        </w:rPr>
      </w:pPr>
    </w:p>
    <w:p w14:paraId="62E97848">
      <w:pPr>
        <w:spacing w:line="900" w:lineRule="exact"/>
        <w:jc w:val="center"/>
        <w:rPr>
          <w:ins w:id="14" w:author="396175908@qq.com" w:date="2018-07-02T17:45:00Z"/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ins w:id="15" w:author="396175908@qq.com" w:date="2018-07-02T17:45:00Z">
        <w:r>
          <w:rPr>
            <w:rFonts w:eastAsia="仿宋_GB2312"/>
            <w:b/>
            <w:bCs/>
            <w:kern w:val="28"/>
            <w:sz w:val="32"/>
            <w:szCs w:val="32"/>
          </w:rPr>
          <w:t>二〇二五</w:t>
        </w:r>
      </w:ins>
      <w:ins w:id="16" w:author="396175908@qq.com" w:date="2018-07-02T17:45:00Z">
        <w:r>
          <w:rPr>
            <w:rFonts w:hint="eastAsia" w:ascii="仿宋_GB2312" w:hAnsi="仿宋_GB2312" w:eastAsia="仿宋_GB2312" w:cs="仿宋_GB2312"/>
            <w:b/>
            <w:bCs/>
            <w:kern w:val="28"/>
            <w:sz w:val="32"/>
            <w:szCs w:val="32"/>
          </w:rPr>
          <w:t>年（对应打印年份）</w:t>
        </w:r>
      </w:ins>
    </w:p>
    <w:p w14:paraId="6AA990CE">
      <w:pPr>
        <w:widowControl/>
        <w:shd w:val="clear" w:color="auto" w:fill="FFFFFF"/>
        <w:spacing w:before="100" w:beforeAutospacing="1" w:after="258"/>
        <w:ind w:firstLine="620"/>
        <w:jc w:val="left"/>
        <w:rPr>
          <w:del w:id="17" w:author="396175908@qq.com" w:date="2018-07-02T17:45:00Z"/>
          <w:rFonts w:ascii="仿宋" w:hAnsi="仿宋" w:eastAsia="仿宋" w:cs="宋体"/>
          <w:color w:val="FF0000"/>
          <w:kern w:val="0"/>
          <w:sz w:val="32"/>
          <w:szCs w:val="32"/>
        </w:rPr>
      </w:pPr>
    </w:p>
    <w:p w14:paraId="544C0E9C">
      <w:pPr>
        <w:widowControl/>
        <w:shd w:val="clear" w:color="auto" w:fill="FFFFFF"/>
        <w:spacing w:before="100" w:beforeAutospacing="1" w:after="258"/>
        <w:ind w:firstLine="620"/>
        <w:jc w:val="left"/>
        <w:rPr>
          <w:del w:id="18" w:author="396175908@qq.com" w:date="2018-07-02T17:45:00Z"/>
          <w:rFonts w:eastAsia="黑体"/>
          <w:sz w:val="36"/>
          <w:szCs w:val="36"/>
        </w:rPr>
      </w:pPr>
    </w:p>
    <w:p w14:paraId="763F7DBF">
      <w:pPr>
        <w:widowControl/>
        <w:shd w:val="clear" w:color="auto" w:fill="FFFFFF"/>
        <w:spacing w:before="100" w:beforeAutospacing="1" w:after="258"/>
        <w:ind w:firstLine="620"/>
        <w:jc w:val="left"/>
        <w:rPr>
          <w:del w:id="19" w:author="396175908@qq.com" w:date="2018-07-02T17:45:00Z"/>
          <w:rFonts w:eastAsia="黑体"/>
          <w:sz w:val="36"/>
          <w:szCs w:val="36"/>
        </w:rPr>
      </w:pPr>
    </w:p>
    <w:p w14:paraId="550E8E02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eastAsia="黑体"/>
          <w:sz w:val="36"/>
          <w:szCs w:val="36"/>
        </w:rPr>
      </w:pPr>
      <w:r>
        <w:rPr>
          <w:rFonts w:hint="eastAsia" w:eastAsia="黑体"/>
          <w:sz w:val="36"/>
          <w:szCs w:val="36"/>
        </w:rPr>
        <w:t>适用</w:t>
      </w:r>
      <w:r>
        <w:rPr>
          <w:rFonts w:eastAsia="黑体"/>
          <w:sz w:val="36"/>
          <w:szCs w:val="36"/>
        </w:rPr>
        <w:t>专业：</w:t>
      </w:r>
    </w:p>
    <w:p w14:paraId="0281E52C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FF0000"/>
          <w:kern w:val="0"/>
          <w:sz w:val="32"/>
          <w:szCs w:val="32"/>
        </w:rPr>
      </w:pPr>
    </w:p>
    <w:p w14:paraId="6503DCD1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FF0000"/>
          <w:kern w:val="0"/>
          <w:sz w:val="32"/>
          <w:szCs w:val="32"/>
        </w:rPr>
      </w:pPr>
    </w:p>
    <w:p w14:paraId="66C16AC1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一、实习的性质</w:t>
      </w:r>
    </w:p>
    <w:p w14:paraId="4BE63D58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科研创新实践是为了加强培养学生创新意识和创新能力，使本科生尽早接触学科前沿，锻炼实践能力的一项重要措施。导教师面授与学生课后实践相结合，以研究目标为导向，强调实践。</w:t>
      </w:r>
    </w:p>
    <w:p w14:paraId="5FE9F626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二、实习目的（实习目标应体现思政要求。）</w:t>
      </w:r>
    </w:p>
    <w:p w14:paraId="3F1950B1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通过指导教师与学生的面对面讲授，一般掌握科研的基本过程和主要难点；通过科研训练，牢固掌握研究课题的选择方法、研究方案制定的注意事项与实施过程中的难点，一般掌握学术型科研报告的撰写。</w:t>
      </w:r>
    </w:p>
    <w:p w14:paraId="1A3F34DA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在科研训练过程中，要时刻谨记“学术道德与学术规范”，关注培养什么人、怎样培养人、为谁培养人这个根本问题，扎根中国大地，关注中国当下的社会问题或社会现象，增强时代责任感。</w:t>
      </w:r>
    </w:p>
    <w:p w14:paraId="0F1DD625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三、时间安排和分配（写明总实习周数，具体时间分配）</w:t>
      </w:r>
    </w:p>
    <w:p w14:paraId="79C16965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第1-4周：指导教师面授</w:t>
      </w:r>
    </w:p>
    <w:p w14:paraId="3D2C1B8B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第5-16周：学生开展科研训练实践</w:t>
      </w:r>
    </w:p>
    <w:p w14:paraId="7C9B8E54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第17-18周：学生撰写科研训练报告</w:t>
      </w:r>
    </w:p>
    <w:p w14:paraId="31C49D24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四、实习内容与要求（详细列出实习的具体内容，需要掌握、熟悉和了解的内容）</w:t>
      </w:r>
    </w:p>
    <w:p w14:paraId="607C4073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面授：指导教师讲授研究题目选择、研究方案制定和评价；</w:t>
      </w:r>
    </w:p>
    <w:p w14:paraId="15CE0424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实践：根据选定的研究课题和拟定的研究方案，积极稳步开展学术训练。在研究过程中，要主动积极跟指导教师沟通交流汇报，及时调整或修正原来的研究方案或研究目标。</w:t>
      </w:r>
    </w:p>
    <w:p w14:paraId="471A6A8F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五、实习具体安排和要求（请注明实际负责教师、实习单位等信息）</w:t>
      </w:r>
    </w:p>
    <w:p w14:paraId="2E87968D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第一部分：指导教师面授</w:t>
      </w:r>
    </w:p>
    <w:p w14:paraId="3FA8367B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教学学时：4周</w:t>
      </w:r>
    </w:p>
    <w:p w14:paraId="6A6116AC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重点：通过查阅文献资料了解本学科的发展动态，选择合适的研究题目，或根据指导教师给定的题目查阅相关文献资料；在充分调研及资料查阅的基础上，针对研究内容制定可行的研究方案，并对各种方案进行简要论述，并能够进行可行性评估。</w:t>
      </w:r>
    </w:p>
    <w:p w14:paraId="6C516ECB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难点：如何根据掌握的资料来选择有价值或有意义的研究课题；如何评估研究方案的可行性。</w:t>
      </w:r>
    </w:p>
    <w:p w14:paraId="7E5E4D92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第二部分：学生开展科研训练实践</w:t>
      </w:r>
    </w:p>
    <w:p w14:paraId="07D4A061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教学学时: 12周</w:t>
      </w:r>
    </w:p>
    <w:p w14:paraId="42D5C699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重点：根据前期选定的研究主题，在老师的指导下，按照事先拟定的研究方案开展学术研究。</w:t>
      </w:r>
    </w:p>
    <w:p w14:paraId="11177F7A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难点：如何培养自己学术敏锐力；如何发现新问题或修正原来既定的研究方案。</w:t>
      </w:r>
    </w:p>
    <w:p w14:paraId="56601996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第三部分：学生撰写科研训练报告</w:t>
      </w:r>
    </w:p>
    <w:p w14:paraId="6F46255F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教学学时: 2周</w:t>
      </w:r>
    </w:p>
    <w:p w14:paraId="41ABCF78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重点：根据科研训练报告的内容要求，提交一份规范的、文字简练、结构完整、逻辑清晰的科研训练报告或总结报告。</w:t>
      </w:r>
    </w:p>
    <w:p w14:paraId="36BB6A87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难点：文字表达能力；如何用学术性语言来表述。</w:t>
      </w:r>
    </w:p>
    <w:p w14:paraId="3F485519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六、实习的考核体系（含学分数和评分标准）</w:t>
      </w:r>
    </w:p>
    <w:p w14:paraId="3910A4DE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384ED13D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等级制</w:t>
      </w:r>
    </w:p>
    <w:p w14:paraId="2ECD1449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总评成绩是否以两级制呈现：否 （“两级制”包括通过P、不通过NP，通过的计学分不计绩点；选择“两级制”的课程须经开课单位审核同意。）</w:t>
      </w:r>
    </w:p>
    <w:p w14:paraId="03747F29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指导教师根据学生参与科研创新实践的表现及《科研创新实践报告》的内容水平，给出最终成绩。课程最终成绩采用等级制（A, B, C, D），分别对应“优秀”、“良好”、“及格”和“不及格”。评分参考以下标准：（1）选题情况：10%；（2）文献资料分析：20%；（3）综合知识与技能运用：20%；（4）内容创新性：10%；（5）写作水平：30%；（6）格式规范情况：10%。</w:t>
      </w:r>
    </w:p>
    <w:p w14:paraId="69BB473A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七、主要的教学参考资料（要求写明教材，并推荐若干参考书，并注明书名、作者、出版社、版本、出版日期等）</w:t>
      </w:r>
    </w:p>
    <w:p w14:paraId="1E4DF922">
      <w:pPr>
        <w:widowControl/>
        <w:shd w:val="clear" w:color="auto" w:fill="FFFFFF"/>
        <w:spacing w:before="100" w:beforeAutospacing="1" w:after="258"/>
        <w:ind w:firstLine="620"/>
        <w:jc w:val="left"/>
        <w:rPr>
          <w:rFonts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指导教师根据研究题目给出具体的参考书目。</w:t>
      </w:r>
    </w:p>
    <w:p w14:paraId="7BA94D5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396175908@qq.com">
    <w15:presenceInfo w15:providerId="Windows Live" w15:userId="4e30e493175289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2F8"/>
    <w:rsid w:val="000F72A8"/>
    <w:rsid w:val="00203FF7"/>
    <w:rsid w:val="00271F27"/>
    <w:rsid w:val="003057F0"/>
    <w:rsid w:val="00431FA2"/>
    <w:rsid w:val="00436944"/>
    <w:rsid w:val="00656887"/>
    <w:rsid w:val="006C2519"/>
    <w:rsid w:val="007562F8"/>
    <w:rsid w:val="00907715"/>
    <w:rsid w:val="00A96A69"/>
    <w:rsid w:val="00C27874"/>
    <w:rsid w:val="00CF098D"/>
    <w:rsid w:val="00D525C1"/>
    <w:rsid w:val="00DB3FF0"/>
    <w:rsid w:val="00E1651F"/>
    <w:rsid w:val="00EE51E6"/>
    <w:rsid w:val="00F173EA"/>
    <w:rsid w:val="3282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link w:val="10"/>
    <w:qFormat/>
    <w:uiPriority w:val="0"/>
    <w:pPr>
      <w:spacing w:before="240" w:after="60" w:line="312" w:lineRule="auto"/>
      <w:jc w:val="center"/>
      <w:outlineLvl w:val="1"/>
    </w:pPr>
    <w:rPr>
      <w:rFonts w:ascii="Arial" w:hAnsi="Arial" w:eastAsia="宋体" w:cs="Arial"/>
      <w:b/>
      <w:bCs/>
      <w:kern w:val="28"/>
      <w:sz w:val="32"/>
      <w:szCs w:val="32"/>
    </w:rPr>
  </w:style>
  <w:style w:type="character" w:customStyle="1" w:styleId="8">
    <w:name w:val="页眉 Char"/>
    <w:basedOn w:val="7"/>
    <w:link w:val="4"/>
    <w:uiPriority w:val="99"/>
    <w:rPr>
      <w:sz w:val="18"/>
      <w:szCs w:val="18"/>
    </w:rPr>
  </w:style>
  <w:style w:type="character" w:customStyle="1" w:styleId="9">
    <w:name w:val="页脚 Char"/>
    <w:basedOn w:val="7"/>
    <w:link w:val="3"/>
    <w:uiPriority w:val="99"/>
    <w:rPr>
      <w:sz w:val="18"/>
      <w:szCs w:val="18"/>
    </w:rPr>
  </w:style>
  <w:style w:type="character" w:customStyle="1" w:styleId="10">
    <w:name w:val="副标题 Char"/>
    <w:basedOn w:val="7"/>
    <w:link w:val="5"/>
    <w:uiPriority w:val="0"/>
    <w:rPr>
      <w:rFonts w:ascii="Arial" w:hAnsi="Arial" w:eastAsia="宋体" w:cs="Arial"/>
      <w:b/>
      <w:bCs/>
      <w:kern w:val="28"/>
      <w:sz w:val="32"/>
      <w:szCs w:val="32"/>
    </w:rPr>
  </w:style>
  <w:style w:type="character" w:customStyle="1" w:styleId="11">
    <w:name w:val="批注框文本 Char"/>
    <w:basedOn w:val="7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34</Words>
  <Characters>200</Characters>
  <Lines>1</Lines>
  <Paragraphs>1</Paragraphs>
  <TotalTime>0</TotalTime>
  <ScaleCrop>false</ScaleCrop>
  <LinksUpToDate>false</LinksUpToDate>
  <CharactersWithSpaces>233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2018-09-06T02:19:00Z</dcterms:created>
  <dc:creator>dell</dc:creator>
  <cp:lastModifiedBy>Vante.</cp:lastModifiedBy>
  <dcterms:modified xsi:type="dcterms:W3CDTF">2026-04-12T06:25:22Z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1DC3FE772DC24DF9AE63510BE29C15DE_13</vt:lpwstr>
  </property>
</Properties>
</file>