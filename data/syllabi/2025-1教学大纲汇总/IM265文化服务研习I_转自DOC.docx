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1F275">
      <w:pPr>
        <w:pStyle w:val="5"/>
        <w:spacing w:line="160" w:lineRule="exact"/>
        <w:jc w:val="both"/>
        <w:rPr>
          <w:rFonts w:ascii="Times New Roman" w:hAnsi="Times New Roman" w:eastAsia="仿宋_GB2312" w:cs="Times New Roman"/>
          <w:sz w:val="28"/>
        </w:rPr>
      </w:pPr>
      <w:bookmarkStart w:id="0" w:name="_GoBack"/>
      <w:bookmarkEnd w:id="0"/>
      <w:r>
        <w:rPr>
          <w:rFonts w:ascii="Times New Roman" w:hAnsi="Times New Roman" w:eastAsia="仿宋_GB2312" w:cs="Times New Roman"/>
          <w:sz w:val="28"/>
        </w:rPr>
        <w:t>附件2：</w:t>
      </w:r>
      <w:r>
        <w:rPr>
          <w:rFonts w:hint="eastAsia" w:ascii="Times New Roman" w:hAnsi="Times New Roman" w:eastAsia="仿宋_GB2312" w:cs="Times New Roman"/>
          <w:sz w:val="28"/>
        </w:rPr>
        <w:t>实习</w:t>
      </w:r>
      <w:r>
        <w:rPr>
          <w:rFonts w:ascii="Times New Roman" w:hAnsi="Times New Roman" w:eastAsia="仿宋_GB2312" w:cs="Times New Roman"/>
          <w:sz w:val="28"/>
        </w:rPr>
        <w:t>大纲的基本格式和内容</w:t>
      </w:r>
    </w:p>
    <w:p w14:paraId="7F2D4978">
      <w:pPr>
        <w:pStyle w:val="5"/>
        <w:spacing w:line="160" w:lineRule="exact"/>
        <w:jc w:val="both"/>
        <w:rPr>
          <w:rFonts w:ascii="Times New Roman" w:hAnsi="Times New Roman" w:eastAsia="仿宋_GB2312" w:cs="Times New Roman"/>
          <w:b w:val="0"/>
          <w:sz w:val="28"/>
        </w:rPr>
      </w:pPr>
      <w:r>
        <w:rPr>
          <w:rFonts w:ascii="Times New Roman" w:hAnsi="Times New Roman" w:eastAsia="仿宋_GB2312" w:cs="Times New Roman"/>
          <w:b w:val="0"/>
          <w:sz w:val="28"/>
        </w:rPr>
        <w:t>（</w:t>
      </w:r>
      <w:r>
        <w:rPr>
          <w:rFonts w:hint="eastAsia" w:ascii="Times New Roman" w:hAnsi="Times New Roman" w:eastAsia="仿宋_GB2312" w:cs="Times New Roman"/>
          <w:b w:val="0"/>
          <w:sz w:val="28"/>
        </w:rPr>
        <w:t>实习</w:t>
      </w:r>
      <w:r>
        <w:rPr>
          <w:rFonts w:ascii="Times New Roman" w:hAnsi="Times New Roman" w:eastAsia="仿宋_GB2312" w:cs="Times New Roman"/>
          <w:b w:val="0"/>
          <w:sz w:val="28"/>
        </w:rPr>
        <w:t>大纲封面）</w:t>
      </w:r>
    </w:p>
    <w:p w14:paraId="64EE4907">
      <w:pPr>
        <w:spacing w:line="1480" w:lineRule="exact"/>
        <w:jc w:val="center"/>
        <w:rPr>
          <w:rFonts w:eastAsia="楷体_GB2312"/>
          <w:b/>
          <w:bCs/>
          <w:spacing w:val="40"/>
          <w:sz w:val="72"/>
        </w:rPr>
      </w:pPr>
    </w:p>
    <w:p w14:paraId="7213B329">
      <w:pPr>
        <w:spacing w:line="1480" w:lineRule="exact"/>
        <w:jc w:val="center"/>
        <w:rPr>
          <w:rFonts w:eastAsia="楷体_GB2312"/>
          <w:b/>
          <w:bCs/>
          <w:spacing w:val="40"/>
          <w:sz w:val="72"/>
        </w:rPr>
      </w:pPr>
      <w:r>
        <w:rPr>
          <w:rFonts w:eastAsia="楷体_GB2312"/>
          <w:b/>
          <w:bCs/>
          <w:spacing w:val="40"/>
          <w:sz w:val="72"/>
        </w:rPr>
        <w:t>中山大学</w:t>
      </w:r>
    </w:p>
    <w:p w14:paraId="6CC0958B">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501D0226">
      <w:pPr>
        <w:spacing w:before="312" w:beforeLines="100" w:line="640" w:lineRule="exact"/>
        <w:jc w:val="center"/>
        <w:rPr>
          <w:rFonts w:eastAsia="黑体"/>
          <w:sz w:val="56"/>
        </w:rPr>
      </w:pPr>
      <w:r>
        <w:rPr>
          <w:rFonts w:eastAsia="黑体"/>
          <w:sz w:val="56"/>
        </w:rPr>
        <w:t>本科</w:t>
      </w:r>
      <w:r>
        <w:rPr>
          <w:rFonts w:hint="eastAsia" w:eastAsia="黑体"/>
          <w:sz w:val="56"/>
        </w:rPr>
        <w:t>实习</w:t>
      </w:r>
      <w:r>
        <w:rPr>
          <w:rFonts w:eastAsia="黑体"/>
          <w:sz w:val="56"/>
        </w:rPr>
        <w:t>教学大纲</w:t>
      </w:r>
    </w:p>
    <w:p w14:paraId="0E921BD5">
      <w:pPr>
        <w:spacing w:line="480" w:lineRule="exact"/>
        <w:ind w:firstLine="2127" w:firstLineChars="709"/>
        <w:rPr>
          <w:ins w:id="0" w:author="396175908@qq.com" w:date="2018-07-02T17:45:00Z"/>
          <w:rFonts w:eastAsia="黑体"/>
          <w:sz w:val="30"/>
        </w:rPr>
      </w:pPr>
    </w:p>
    <w:p w14:paraId="4776E668">
      <w:pPr>
        <w:spacing w:line="480" w:lineRule="exact"/>
        <w:ind w:firstLine="2127" w:firstLineChars="709"/>
        <w:rPr>
          <w:ins w:id="1" w:author="396175908@qq.com" w:date="2018-07-02T17:45:00Z"/>
          <w:rFonts w:eastAsia="黑体"/>
          <w:sz w:val="30"/>
        </w:rPr>
      </w:pPr>
    </w:p>
    <w:p w14:paraId="584637B1">
      <w:pPr>
        <w:spacing w:line="480" w:lineRule="exact"/>
        <w:ind w:firstLine="2127" w:firstLineChars="709"/>
        <w:rPr>
          <w:ins w:id="2" w:author="396175908@qq.com" w:date="2018-07-02T17:45:00Z"/>
          <w:rFonts w:eastAsia="黑体"/>
          <w:sz w:val="30"/>
          <w:u w:val="single"/>
        </w:rPr>
      </w:pPr>
      <w:ins w:id="3" w:author="396175908@qq.com" w:date="2018-07-02T17:45:00Z">
        <w:r>
          <w:rPr>
            <w:rFonts w:eastAsia="黑体"/>
            <w:sz w:val="30"/>
          </w:rPr>
          <w:t>学院（系）</w:t>
        </w:r>
      </w:ins>
      <w:ins w:id="4" w:author="396175908@qq.com" w:date="2018-07-02T17:45:00Z">
        <w:r>
          <w:rPr>
            <w:rFonts w:hint="eastAsia" w:eastAsia="黑体"/>
            <w:sz w:val="30"/>
            <w:u w:val="single"/>
          </w:rPr>
          <w:t>信息管理学院</w:t>
        </w:r>
      </w:ins>
    </w:p>
    <w:p w14:paraId="39AC43EE">
      <w:pPr>
        <w:spacing w:line="480" w:lineRule="exact"/>
        <w:ind w:firstLine="2127" w:firstLineChars="709"/>
        <w:rPr>
          <w:ins w:id="5" w:author="396175908@qq.com" w:date="2018-07-02T17:45:00Z"/>
          <w:rFonts w:eastAsia="黑体"/>
          <w:sz w:val="30"/>
          <w:u w:val="single"/>
        </w:rPr>
      </w:pPr>
    </w:p>
    <w:p w14:paraId="46CDB1BF">
      <w:pPr>
        <w:spacing w:line="480" w:lineRule="exact"/>
        <w:ind w:firstLine="2127" w:firstLineChars="709"/>
        <w:rPr>
          <w:ins w:id="6" w:author="396175908@qq.com" w:date="2018-07-02T17:45:00Z"/>
          <w:sz w:val="30"/>
          <w:u w:val="single"/>
        </w:rPr>
      </w:pPr>
      <w:ins w:id="7" w:author="396175908@qq.com" w:date="2018-07-02T17:45:00Z">
        <w:r>
          <w:rPr>
            <w:rFonts w:eastAsia="黑体"/>
            <w:sz w:val="30"/>
          </w:rPr>
          <w:t>课程名称</w:t>
        </w:r>
      </w:ins>
      <w:ins w:id="8" w:author="396175908@qq.com" w:date="2018-07-02T17:45:00Z">
        <w:r>
          <w:rPr>
            <w:rFonts w:eastAsia="黑体"/>
            <w:sz w:val="30"/>
            <w:u w:val="single"/>
          </w:rPr>
          <w:t xml:space="preserve"> 文化服务研习I</w:t>
        </w:r>
      </w:ins>
    </w:p>
    <w:p w14:paraId="4BD47DF9">
      <w:pPr>
        <w:spacing w:line="900" w:lineRule="exact"/>
        <w:ind w:firstLine="3600" w:firstLineChars="1200"/>
        <w:rPr>
          <w:ins w:id="9" w:author="396175908@qq.com" w:date="2018-07-02T17:45:00Z"/>
          <w:sz w:val="30"/>
        </w:rPr>
      </w:pPr>
    </w:p>
    <w:p w14:paraId="5B536B61">
      <w:pPr>
        <w:spacing w:line="900" w:lineRule="exact"/>
        <w:jc w:val="center"/>
        <w:rPr>
          <w:ins w:id="10" w:author="396175908@qq.com" w:date="2018-07-02T17:45:00Z"/>
          <w:rFonts w:eastAsia="仿宋_GB2312"/>
          <w:b/>
          <w:bCs/>
          <w:kern w:val="28"/>
          <w:sz w:val="32"/>
          <w:szCs w:val="32"/>
        </w:rPr>
      </w:pPr>
    </w:p>
    <w:p w14:paraId="5725EC7F">
      <w:pPr>
        <w:spacing w:line="900" w:lineRule="exact"/>
        <w:jc w:val="center"/>
        <w:rPr>
          <w:ins w:id="11" w:author="396175908@qq.com" w:date="2018-07-02T17:45:00Z"/>
          <w:rFonts w:eastAsia="仿宋_GB2312"/>
          <w:b/>
          <w:bCs/>
          <w:kern w:val="28"/>
          <w:sz w:val="32"/>
          <w:szCs w:val="32"/>
        </w:rPr>
      </w:pPr>
    </w:p>
    <w:p w14:paraId="14ABD968">
      <w:pPr>
        <w:spacing w:line="900" w:lineRule="exact"/>
        <w:jc w:val="center"/>
        <w:rPr>
          <w:ins w:id="12" w:author="396175908@qq.com" w:date="2018-07-02T17:45:00Z"/>
          <w:rFonts w:eastAsia="仿宋_GB2312"/>
          <w:b/>
          <w:bCs/>
          <w:kern w:val="28"/>
          <w:sz w:val="32"/>
          <w:szCs w:val="32"/>
        </w:rPr>
      </w:pPr>
    </w:p>
    <w:p w14:paraId="1501040A">
      <w:pPr>
        <w:spacing w:line="900" w:lineRule="exact"/>
        <w:jc w:val="center"/>
        <w:rPr>
          <w:ins w:id="13" w:author="396175908@qq.com" w:date="2018-07-02T17:45:00Z"/>
          <w:rFonts w:eastAsia="仿宋_GB2312"/>
          <w:b/>
          <w:bCs/>
          <w:kern w:val="28"/>
          <w:sz w:val="32"/>
          <w:szCs w:val="32"/>
        </w:rPr>
      </w:pPr>
    </w:p>
    <w:p w14:paraId="0AE9E068">
      <w:pPr>
        <w:spacing w:line="900" w:lineRule="exact"/>
        <w:jc w:val="center"/>
        <w:rPr>
          <w:ins w:id="14" w:author="396175908@qq.com" w:date="2018-07-02T17:45:00Z"/>
          <w:rFonts w:ascii="仿宋_GB2312" w:hAnsi="仿宋_GB2312" w:eastAsia="仿宋_GB2312" w:cs="仿宋_GB2312"/>
          <w:b/>
          <w:bCs/>
          <w:kern w:val="28"/>
          <w:sz w:val="32"/>
          <w:szCs w:val="32"/>
        </w:rPr>
      </w:pPr>
      <w:ins w:id="15" w:author="396175908@qq.com" w:date="2018-07-02T17:45:00Z">
        <w:r>
          <w:rPr>
            <w:rFonts w:eastAsia="仿宋_GB2312"/>
            <w:b/>
            <w:bCs/>
            <w:kern w:val="28"/>
            <w:sz w:val="32"/>
            <w:szCs w:val="32"/>
          </w:rPr>
          <w:t>二〇二五</w:t>
        </w:r>
      </w:ins>
      <w:ins w:id="16" w:author="396175908@qq.com" w:date="2018-07-02T17:45:00Z">
        <w:r>
          <w:rPr>
            <w:rFonts w:hint="eastAsia" w:ascii="仿宋_GB2312" w:hAnsi="仿宋_GB2312" w:eastAsia="仿宋_GB2312" w:cs="仿宋_GB2312"/>
            <w:b/>
            <w:bCs/>
            <w:kern w:val="28"/>
            <w:sz w:val="32"/>
            <w:szCs w:val="32"/>
          </w:rPr>
          <w:t>年（对应打印年份）</w:t>
        </w:r>
      </w:ins>
    </w:p>
    <w:p w14:paraId="31D2B63B">
      <w:pPr>
        <w:widowControl/>
        <w:shd w:val="clear" w:color="auto" w:fill="FFFFFF"/>
        <w:spacing w:before="100" w:beforeAutospacing="1" w:after="258"/>
        <w:ind w:firstLine="620"/>
        <w:jc w:val="left"/>
        <w:rPr>
          <w:del w:id="17" w:author="396175908@qq.com" w:date="2018-07-02T17:45:00Z"/>
          <w:rFonts w:ascii="仿宋" w:hAnsi="仿宋" w:eastAsia="仿宋" w:cs="宋体"/>
          <w:color w:val="FF0000"/>
          <w:kern w:val="0"/>
          <w:sz w:val="32"/>
          <w:szCs w:val="32"/>
        </w:rPr>
      </w:pPr>
    </w:p>
    <w:p w14:paraId="1801BB96">
      <w:pPr>
        <w:widowControl/>
        <w:shd w:val="clear" w:color="auto" w:fill="FFFFFF"/>
        <w:spacing w:before="100" w:beforeAutospacing="1" w:after="258"/>
        <w:ind w:firstLine="620"/>
        <w:jc w:val="left"/>
        <w:rPr>
          <w:del w:id="18" w:author="396175908@qq.com" w:date="2018-07-02T17:45:00Z"/>
          <w:rFonts w:eastAsia="黑体"/>
          <w:sz w:val="36"/>
          <w:szCs w:val="36"/>
        </w:rPr>
      </w:pPr>
    </w:p>
    <w:p w14:paraId="71D083DD">
      <w:pPr>
        <w:widowControl/>
        <w:shd w:val="clear" w:color="auto" w:fill="FFFFFF"/>
        <w:spacing w:before="100" w:beforeAutospacing="1" w:after="258"/>
        <w:ind w:firstLine="620"/>
        <w:jc w:val="left"/>
        <w:rPr>
          <w:del w:id="19" w:author="396175908@qq.com" w:date="2018-07-02T17:45:00Z"/>
          <w:rFonts w:eastAsia="黑体"/>
          <w:sz w:val="36"/>
          <w:szCs w:val="36"/>
        </w:rPr>
      </w:pPr>
    </w:p>
    <w:p w14:paraId="2FB39D5D">
      <w:pPr>
        <w:widowControl/>
        <w:shd w:val="clear" w:color="auto" w:fill="FFFFFF"/>
        <w:spacing w:before="100" w:beforeAutospacing="1" w:after="258"/>
        <w:ind w:firstLine="620"/>
        <w:jc w:val="left"/>
        <w:rPr>
          <w:rFonts w:eastAsia="黑体"/>
          <w:sz w:val="36"/>
          <w:szCs w:val="36"/>
        </w:rPr>
      </w:pPr>
      <w:r>
        <w:rPr>
          <w:rFonts w:hint="eastAsia" w:eastAsia="黑体"/>
          <w:sz w:val="36"/>
          <w:szCs w:val="36"/>
        </w:rPr>
        <w:t>适用</w:t>
      </w:r>
      <w:r>
        <w:rPr>
          <w:rFonts w:eastAsia="黑体"/>
          <w:sz w:val="36"/>
          <w:szCs w:val="36"/>
        </w:rPr>
        <w:t>专业：</w:t>
      </w:r>
    </w:p>
    <w:p w14:paraId="09E689E2">
      <w:pPr>
        <w:widowControl/>
        <w:shd w:val="clear" w:color="auto" w:fill="FFFFFF"/>
        <w:spacing w:before="100" w:beforeAutospacing="1" w:after="258"/>
        <w:ind w:firstLine="620"/>
        <w:jc w:val="left"/>
        <w:rPr>
          <w:rFonts w:ascii="仿宋" w:hAnsi="仿宋" w:eastAsia="仿宋" w:cs="宋体"/>
          <w:color w:val="FF0000"/>
          <w:kern w:val="0"/>
          <w:sz w:val="32"/>
          <w:szCs w:val="32"/>
        </w:rPr>
      </w:pPr>
      <w:r>
        <w:rPr>
          <w:rFonts w:eastAsia="黑体"/>
          <w:sz w:val="36"/>
          <w:szCs w:val="36"/>
        </w:rPr>
        <w:t>n120501图书馆学,n120502档案学</w:t>
      </w:r>
    </w:p>
    <w:p w14:paraId="18070291">
      <w:pPr>
        <w:widowControl/>
        <w:shd w:val="clear" w:color="auto" w:fill="FFFFFF"/>
        <w:spacing w:before="100" w:beforeAutospacing="1" w:after="258"/>
        <w:ind w:firstLine="620"/>
        <w:jc w:val="left"/>
        <w:rPr>
          <w:rFonts w:ascii="仿宋" w:hAnsi="仿宋" w:eastAsia="仿宋" w:cs="宋体"/>
          <w:color w:val="FF0000"/>
          <w:kern w:val="0"/>
          <w:sz w:val="32"/>
          <w:szCs w:val="32"/>
        </w:rPr>
      </w:pPr>
    </w:p>
    <w:p w14:paraId="72E8FBB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一、实习的性质</w:t>
      </w:r>
    </w:p>
    <w:p w14:paraId="415B204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专业实习；集中实习</w:t>
      </w:r>
    </w:p>
    <w:p w14:paraId="647D55D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二、实习目的（实习目标应体现思政要求。）</w:t>
      </w:r>
    </w:p>
    <w:p w14:paraId="3039DA1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匹配学院人才培养计划，结合本科生专业核心课程教学，确定适合不同阶段学生专业素养和教学目标的文化志愿专业服务项目，紧扣第一课堂，贴合文化服务实践领域需求，设计年度研习课题，结合志愿服务，为不同阶段学生布置实践案例调研、实践专题调研、实践问题对策等进阶服务研习任务。通过服务研习，让学生投身社会主义文化强国建设，在内容上观照《中共中央关于制定国民经济和社会发展第十四个五年规划和二〇三五年远景目标的建议》第九部分“繁荣发展文化事业和文化产业，提高国家文化软实力”的第33“提升公共文化服务水平”和第34“健全现代文化产业体系”等意见，在形式上落实第32“提高社会文明程度”，知道为何而学、所学为何，践行学以致用，涵养专业情怀。</w:t>
      </w:r>
    </w:p>
    <w:p w14:paraId="0FA8DF4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三、时间安排和分配（写明总实习周数，具体时间分配）</w:t>
      </w:r>
    </w:p>
    <w:p w14:paraId="576FD93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实习周数：2周（10天）</w:t>
      </w:r>
    </w:p>
    <w:p w14:paraId="347B559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【6月9日-6月29日】青少年“阅读+体育”活动策划与准备；城乡儿童阅读主题调研策划与准备</w:t>
      </w:r>
    </w:p>
    <w:p w14:paraId="32ADC25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【6月30日上午】课程导论；青少年“阅读+体育”活动概述；城乡儿童阅读主题调研概述</w:t>
      </w:r>
    </w:p>
    <w:p w14:paraId="64C8E9C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【6月30日下午】青少年“阅读+体育”活动分组培训与演练I</w:t>
      </w:r>
    </w:p>
    <w:p w14:paraId="25FED8D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【7月1日上午】青少年“阅读+体育”活动分组培训与演练II</w:t>
      </w:r>
    </w:p>
    <w:p w14:paraId="15F0D29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【7月1日下午】青少年“阅读+体育”活动分组培训与演练III</w:t>
      </w:r>
    </w:p>
    <w:p w14:paraId="34699CA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【7月2日上午】青少年“阅读+体育”活动分组培训与演练IV</w:t>
      </w:r>
    </w:p>
    <w:p w14:paraId="72D742D5">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【7月2日下午】青少年“阅读+体育”活动彩排暨全民阅读研究中心活动教研室会议</w:t>
      </w:r>
    </w:p>
    <w:p w14:paraId="00A0B88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【7月3日上午】城乡儿童阅读主题调研培训I</w:t>
      </w:r>
    </w:p>
    <w:p w14:paraId="36F6CB0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【7月3日下午】纪律教育与行前准备；城乡儿童阅读主题调研培训II</w:t>
      </w:r>
    </w:p>
    <w:p w14:paraId="316B2C2E">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【7月4日上午】前往高州</w:t>
      </w:r>
    </w:p>
    <w:p w14:paraId="27C2DA3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【7月4日下午】城乡儿童阅读主题调研①；青少年“阅读+体育”系列活动①准备</w:t>
      </w:r>
    </w:p>
    <w:p w14:paraId="127FCBC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【7月4日晚上】当日活动复盘及次日活动计划</w:t>
      </w:r>
    </w:p>
    <w:p w14:paraId="0FCD383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【7月5日上午】青少年“阅读+体育”系列活动①开展；城乡儿童阅读主题调研②；青少年“阅读+体育”系列活动②准备</w:t>
      </w:r>
    </w:p>
    <w:p w14:paraId="22B07CB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【7月5日下午】青少年“阅读+体育”系列活动②开展；城乡儿童阅读主题调研③；青少年“阅读+体育”系列活动③准备</w:t>
      </w:r>
    </w:p>
    <w:p w14:paraId="6ABB781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【7月5日晚上】当日活动复盘及次日活动计划</w:t>
      </w:r>
    </w:p>
    <w:p w14:paraId="04801F5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【7月6日上午】青少年“阅读+体育”系列活动③开展；城乡儿童阅读主题调研④；青少年“阅读+体育”系列活动④准备</w:t>
      </w:r>
    </w:p>
    <w:p w14:paraId="7A7B87F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【7月6日下午】青少年“阅读+体育”系列活动④开展；青少年“阅读+体育”系列课程⑤准备；城乡儿童阅读示范点现场交流会准备；青少年“阅读+体育”系列活动①准备；城乡儿童阅读主题调研⑤</w:t>
      </w:r>
    </w:p>
    <w:p w14:paraId="7019BDC2">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【7月6日晚上】当日活动复盘及次日活动计划</w:t>
      </w:r>
    </w:p>
    <w:p w14:paraId="17DCA96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【7月7日上午】城乡儿童阅读示范点现场交流会；青少年“阅读+体育”系列活动①开展；青少年“阅读+体育”系列活动②准备；城乡儿童阅读主题调研⑥</w:t>
      </w:r>
    </w:p>
    <w:p w14:paraId="71FE62C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【7月7日下午】青少年“阅读+体育”系列活动②开展；城乡儿童阅读主题调研⑦</w:t>
      </w:r>
    </w:p>
    <w:p w14:paraId="71E5570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【7月7日晚上】当日活动复盘及次日活动计划</w:t>
      </w:r>
    </w:p>
    <w:p w14:paraId="02960F4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【7月8日上午】青少年“阅读+体育”系列课程⑤开展；城乡儿童阅读主题调研⑧</w:t>
      </w:r>
    </w:p>
    <w:p w14:paraId="0FE0F3E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【7月8日下午】汇报总结准备</w:t>
      </w:r>
    </w:p>
    <w:p w14:paraId="2BFE553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【7月9日上午】2025年文化服务研习汇报总结</w:t>
      </w:r>
    </w:p>
    <w:p w14:paraId="5E382ACB">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【7月9日下午】返回广州</w:t>
      </w:r>
    </w:p>
    <w:p w14:paraId="203DCED8">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四、实习内容与要求（详细列出实习的具体内容，需要掌握、熟悉和了解的内容）</w:t>
      </w:r>
    </w:p>
    <w:p w14:paraId="6569C940">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文化服务研习I的主题是城乡儿童阅读推广活动设计与服务。</w:t>
      </w:r>
    </w:p>
    <w:p w14:paraId="148FDC4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课程分为理论教学和实践教学两个版块。理论教学通过讲授和研讨的方式，教授学生儿童阅读推广活动设计与服务的基本理论、基本方法和实用技能；实践教学通过安排学生在粤港澳大湾区的公共文化服务机构参加志愿服务，要求学生在志愿服务中进行活动设计与服务实施，在志愿服务中研习“深入推进全民阅读，对加强社会主义精神文明建设、促进社会进步具有重要意义”的具体议题。</w:t>
      </w:r>
    </w:p>
    <w:p w14:paraId="45A57219">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引导学生教研阅读推广系列活动时正确使用AI辅助活动策划。</w:t>
      </w:r>
    </w:p>
    <w:p w14:paraId="6501A286">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五、实习具体安排和要求（请注明实际负责教师、实习单位等信息）</w:t>
      </w:r>
    </w:p>
    <w:p w14:paraId="2B20E07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服务研习地点：高州市图书馆、柏桥村新华悦读空间、柏桥小学</w:t>
      </w:r>
    </w:p>
    <w:p w14:paraId="750E2C4A">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实习项目：</w:t>
      </w:r>
    </w:p>
    <w:p w14:paraId="4CCC52C4">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【志愿服务1-7】“荔乡童阅”全民阅读系列活动（开展青少年“阅读+体育”活动7场次）</w:t>
      </w:r>
    </w:p>
    <w:p w14:paraId="611E90F7">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【调查研究1-5】城乡儿童阅读主题调研</w:t>
      </w:r>
    </w:p>
    <w:p w14:paraId="3C4B8FE3">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实际负责教师：张靖、苏焕宁、李芷莹</w:t>
      </w:r>
    </w:p>
    <w:p w14:paraId="6FDC519D">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六、实习的考核体系（含学分数和评分标准）</w:t>
      </w:r>
    </w:p>
    <w:p w14:paraId="053ED03E">
      <w:pPr>
        <w:spacing w:line="480" w:lineRule="exact"/>
        <w:ind w:firstLine="482" w:firstLineChars="200"/>
        <w:rPr>
          <w:sz w:val="24"/>
        </w:rPr>
      </w:pPr>
      <w:r>
        <w:rPr>
          <w:rFonts w:hint="eastAsia"/>
          <w:b/>
          <w:sz w:val="24"/>
        </w:rPr>
        <w:t>考 核 方 式：考查</w:t>
      </w:r>
    </w:p>
    <w:p w14:paraId="25DC3F4B">
      <w:pPr>
        <w:spacing w:line="480" w:lineRule="exact"/>
        <w:ind w:firstLine="482" w:firstLineChars="200"/>
        <w:rPr>
          <w:sz w:val="24"/>
        </w:rPr>
      </w:pPr>
      <w:r>
        <w:rPr>
          <w:rFonts w:hint="eastAsia"/>
          <w:b/>
          <w:sz w:val="24"/>
        </w:rPr>
        <w:t>成绩录入方式： 等级制</w:t>
      </w:r>
    </w:p>
    <w:p w14:paraId="7D87F647">
      <w:pPr>
        <w:spacing w:line="480" w:lineRule="exact"/>
        <w:ind w:firstLine="482" w:firstLineChars="200"/>
        <w:rPr>
          <w:sz w:val="24"/>
        </w:rPr>
      </w:pPr>
      <w:r>
        <w:rPr>
          <w:rFonts w:hint="eastAsia"/>
          <w:b/>
          <w:sz w:val="24"/>
        </w:rPr>
        <w:t>总评成绩是否以两级制呈现：否 （“两级制”包括通过P、不通过NP，通过的计学分不计绩点；选择“两级制”的课程须经开课单位审核同意。）</w:t>
      </w:r>
    </w:p>
    <w:p w14:paraId="6E0C582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考核采用等级制，根据以下三部分的情况确定成绩。要求每位同学完成一份1000字文化服务研习心得；每组同学按具体任务完成青少年“阅读+体育”活动工具包一份。</w:t>
      </w:r>
    </w:p>
    <w:p w14:paraId="67F243FF">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第一部分：志愿服务和调查研究参与情况（按个人计分，占比50%）</w:t>
      </w:r>
    </w:p>
    <w:p w14:paraId="193A6EF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第二部分：文化服务研习心得（按个人计分，占比20%）</w:t>
      </w:r>
    </w:p>
    <w:p w14:paraId="57B1680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第三部分：青少年“阅读+体育”活动工具包（按个人计分，占比30%）</w:t>
      </w:r>
    </w:p>
    <w:p w14:paraId="328D2D7C">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七、主要的教学参考资料（要求写明教材，并推荐若干参考书，并注明书名、作者、出版社、版本、出版日期等）</w:t>
      </w:r>
    </w:p>
    <w:p w14:paraId="3B17E101">
      <w:pPr>
        <w:widowControl/>
        <w:shd w:val="clear" w:color="auto" w:fill="FFFFFF"/>
        <w:spacing w:before="100" w:beforeAutospacing="1" w:after="258"/>
        <w:ind w:firstLine="620"/>
        <w:jc w:val="left"/>
        <w:rPr>
          <w:rFonts w:ascii="仿宋" w:hAnsi="仿宋" w:eastAsia="仿宋" w:cs="宋体"/>
          <w:color w:val="000000" w:themeColor="text1"/>
          <w:kern w:val="0"/>
          <w:sz w:val="32"/>
          <w:szCs w:val="32"/>
          <w14:textFill>
            <w14:solidFill>
              <w14:schemeClr w14:val="tx1"/>
            </w14:solidFill>
          </w14:textFill>
        </w:rPr>
      </w:pPr>
      <w:r>
        <w:rPr>
          <w:rFonts w:hint="eastAsia" w:ascii="仿宋" w:hAnsi="仿宋" w:eastAsia="仿宋" w:cs="宋体"/>
          <w:color w:val="000000" w:themeColor="text1"/>
          <w:kern w:val="0"/>
          <w:sz w:val="32"/>
          <w:szCs w:val="32"/>
          <w14:textFill>
            <w14:solidFill>
              <w14:schemeClr w14:val="tx1"/>
            </w14:solidFill>
          </w14:textFill>
        </w:rPr>
        <w:t>无</w:t>
      </w:r>
    </w:p>
    <w:p w14:paraId="5F621E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396175908@qq.com">
    <w15:presenceInfo w15:providerId="Windows Live" w15:userId="4e30e49317528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2F8"/>
    <w:rsid w:val="000F72A8"/>
    <w:rsid w:val="00203FF7"/>
    <w:rsid w:val="00271F27"/>
    <w:rsid w:val="003057F0"/>
    <w:rsid w:val="00431FA2"/>
    <w:rsid w:val="00436944"/>
    <w:rsid w:val="00656887"/>
    <w:rsid w:val="006C2519"/>
    <w:rsid w:val="007562F8"/>
    <w:rsid w:val="00907715"/>
    <w:rsid w:val="00A96A69"/>
    <w:rsid w:val="00C27874"/>
    <w:rsid w:val="00CF098D"/>
    <w:rsid w:val="00D525C1"/>
    <w:rsid w:val="00DB3FF0"/>
    <w:rsid w:val="00E1651F"/>
    <w:rsid w:val="00EE51E6"/>
    <w:rsid w:val="00F173EA"/>
    <w:rsid w:val="53A6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link w:val="10"/>
    <w:qFormat/>
    <w:uiPriority w:val="0"/>
    <w:pPr>
      <w:spacing w:before="240" w:after="60" w:line="312" w:lineRule="auto"/>
      <w:jc w:val="center"/>
      <w:outlineLvl w:val="1"/>
    </w:pPr>
    <w:rPr>
      <w:rFonts w:ascii="Arial" w:hAnsi="Arial" w:eastAsia="宋体" w:cs="Arial"/>
      <w:b/>
      <w:bCs/>
      <w:kern w:val="28"/>
      <w:sz w:val="32"/>
      <w:szCs w:val="32"/>
    </w:r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副标题 Char"/>
    <w:basedOn w:val="7"/>
    <w:link w:val="5"/>
    <w:uiPriority w:val="0"/>
    <w:rPr>
      <w:rFonts w:ascii="Arial" w:hAnsi="Arial" w:eastAsia="宋体" w:cs="Arial"/>
      <w:b/>
      <w:bCs/>
      <w:kern w:val="28"/>
      <w:sz w:val="32"/>
      <w:szCs w:val="32"/>
    </w:rPr>
  </w:style>
  <w:style w:type="character" w:customStyle="1" w:styleId="11">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34</Words>
  <Characters>200</Characters>
  <Lines>1</Lines>
  <Paragraphs>1</Paragraphs>
  <TotalTime>0</TotalTime>
  <ScaleCrop>false</ScaleCrop>
  <LinksUpToDate>false</LinksUpToDate>
  <CharactersWithSpaces>233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2018-09-06T02:19:00Z</dcterms:created>
  <dc:creator>dell</dc:creator>
  <cp:lastModifiedBy>Vante.</cp:lastModifiedBy>
  <dcterms:modified xsi:type="dcterms:W3CDTF">2026-04-12T06:23:27Z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60B00876342F4614A5F17ACF53439A35_13</vt:lpwstr>
  </property>
</Properties>
</file>