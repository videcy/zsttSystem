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0D140D">
      <w:pPr>
        <w:pStyle w:val="5"/>
        <w:spacing w:line="160" w:lineRule="exact"/>
        <w:jc w:val="both"/>
        <w:rPr>
          <w:rFonts w:ascii="Times New Roman" w:hAnsi="Times New Roman" w:eastAsia="仿宋_GB2312" w:cs="Times New Roman"/>
          <w:sz w:val="28"/>
        </w:rPr>
      </w:pPr>
      <w:bookmarkStart w:id="0" w:name="_GoBack"/>
      <w:bookmarkEnd w:id="0"/>
      <w:r>
        <w:rPr>
          <w:rFonts w:ascii="Times New Roman" w:hAnsi="Times New Roman" w:eastAsia="仿宋_GB2312" w:cs="Times New Roman"/>
          <w:sz w:val="28"/>
        </w:rPr>
        <w:t>附件2：</w:t>
      </w:r>
      <w:r>
        <w:rPr>
          <w:rFonts w:hint="eastAsia" w:ascii="Times New Roman" w:hAnsi="Times New Roman" w:eastAsia="仿宋_GB2312" w:cs="Times New Roman"/>
          <w:sz w:val="28"/>
        </w:rPr>
        <w:t>实习</w:t>
      </w:r>
      <w:r>
        <w:rPr>
          <w:rFonts w:ascii="Times New Roman" w:hAnsi="Times New Roman" w:eastAsia="仿宋_GB2312" w:cs="Times New Roman"/>
          <w:sz w:val="28"/>
        </w:rPr>
        <w:t>大纲的基本格式和内容</w:t>
      </w:r>
    </w:p>
    <w:p w14:paraId="1506AAC4">
      <w:pPr>
        <w:pStyle w:val="5"/>
        <w:spacing w:line="160" w:lineRule="exact"/>
        <w:jc w:val="both"/>
        <w:rPr>
          <w:rFonts w:ascii="Times New Roman" w:hAnsi="Times New Roman" w:eastAsia="仿宋_GB2312" w:cs="Times New Roman"/>
          <w:b w:val="0"/>
          <w:sz w:val="28"/>
        </w:rPr>
      </w:pPr>
      <w:r>
        <w:rPr>
          <w:rFonts w:ascii="Times New Roman" w:hAnsi="Times New Roman" w:eastAsia="仿宋_GB2312" w:cs="Times New Roman"/>
          <w:b w:val="0"/>
          <w:sz w:val="28"/>
        </w:rPr>
        <w:t>（</w:t>
      </w:r>
      <w:r>
        <w:rPr>
          <w:rFonts w:hint="eastAsia" w:ascii="Times New Roman" w:hAnsi="Times New Roman" w:eastAsia="仿宋_GB2312" w:cs="Times New Roman"/>
          <w:b w:val="0"/>
          <w:sz w:val="28"/>
        </w:rPr>
        <w:t>实习</w:t>
      </w:r>
      <w:r>
        <w:rPr>
          <w:rFonts w:ascii="Times New Roman" w:hAnsi="Times New Roman" w:eastAsia="仿宋_GB2312" w:cs="Times New Roman"/>
          <w:b w:val="0"/>
          <w:sz w:val="28"/>
        </w:rPr>
        <w:t>大纲封面）</w:t>
      </w:r>
    </w:p>
    <w:p w14:paraId="6700263E">
      <w:pPr>
        <w:spacing w:line="1480" w:lineRule="exact"/>
        <w:jc w:val="center"/>
        <w:rPr>
          <w:rFonts w:eastAsia="楷体_GB2312"/>
          <w:b/>
          <w:bCs/>
          <w:spacing w:val="40"/>
          <w:sz w:val="72"/>
        </w:rPr>
      </w:pPr>
    </w:p>
    <w:p w14:paraId="05804E4A">
      <w:pPr>
        <w:spacing w:line="1480" w:lineRule="exact"/>
        <w:jc w:val="center"/>
        <w:rPr>
          <w:rFonts w:eastAsia="楷体_GB2312"/>
          <w:b/>
          <w:bCs/>
          <w:spacing w:val="40"/>
          <w:sz w:val="72"/>
        </w:rPr>
      </w:pPr>
      <w:r>
        <w:rPr>
          <w:rFonts w:eastAsia="楷体_GB2312"/>
          <w:b/>
          <w:bCs/>
          <w:spacing w:val="40"/>
          <w:sz w:val="72"/>
        </w:rPr>
        <w:t>中山大学</w:t>
      </w:r>
    </w:p>
    <w:p w14:paraId="6321A245">
      <w:pPr>
        <w:widowControl/>
        <w:shd w:val="clear" w:color="auto" w:fill="FFFFFF"/>
        <w:spacing w:before="100" w:beforeAutospacing="1" w:after="258"/>
        <w:ind w:firstLine="620"/>
        <w:jc w:val="left"/>
        <w:rPr>
          <w:rFonts w:ascii="仿宋" w:hAnsi="仿宋" w:eastAsia="仿宋" w:cs="宋体"/>
          <w:color w:val="FF0000"/>
          <w:kern w:val="0"/>
          <w:sz w:val="32"/>
          <w:szCs w:val="32"/>
        </w:rPr>
      </w:pPr>
    </w:p>
    <w:p w14:paraId="65E4FF6B">
      <w:pPr>
        <w:spacing w:before="312" w:beforeLines="100" w:line="640" w:lineRule="exact"/>
        <w:jc w:val="center"/>
        <w:rPr>
          <w:rFonts w:eastAsia="黑体"/>
          <w:sz w:val="56"/>
        </w:rPr>
      </w:pPr>
      <w:r>
        <w:rPr>
          <w:rFonts w:eastAsia="黑体"/>
          <w:sz w:val="56"/>
        </w:rPr>
        <w:t>本科</w:t>
      </w:r>
      <w:r>
        <w:rPr>
          <w:rFonts w:hint="eastAsia" w:eastAsia="黑体"/>
          <w:sz w:val="56"/>
        </w:rPr>
        <w:t>实习</w:t>
      </w:r>
      <w:r>
        <w:rPr>
          <w:rFonts w:eastAsia="黑体"/>
          <w:sz w:val="56"/>
        </w:rPr>
        <w:t>教学大纲</w:t>
      </w:r>
    </w:p>
    <w:p w14:paraId="555A565C">
      <w:pPr>
        <w:spacing w:line="480" w:lineRule="exact"/>
        <w:ind w:firstLine="2127" w:firstLineChars="709"/>
        <w:rPr>
          <w:ins w:id="0" w:author="396175908@qq.com" w:date="2018-07-02T17:45:00Z"/>
          <w:rFonts w:eastAsia="黑体"/>
          <w:sz w:val="30"/>
        </w:rPr>
      </w:pPr>
    </w:p>
    <w:p w14:paraId="1120923C">
      <w:pPr>
        <w:spacing w:line="480" w:lineRule="exact"/>
        <w:ind w:firstLine="2127" w:firstLineChars="709"/>
        <w:rPr>
          <w:ins w:id="1" w:author="396175908@qq.com" w:date="2018-07-02T17:45:00Z"/>
          <w:rFonts w:eastAsia="黑体"/>
          <w:sz w:val="30"/>
        </w:rPr>
      </w:pPr>
    </w:p>
    <w:p w14:paraId="1796EF88">
      <w:pPr>
        <w:spacing w:line="480" w:lineRule="exact"/>
        <w:ind w:firstLine="2127" w:firstLineChars="709"/>
        <w:rPr>
          <w:ins w:id="2" w:author="396175908@qq.com" w:date="2018-07-02T17:45:00Z"/>
          <w:rFonts w:eastAsia="黑体"/>
          <w:sz w:val="30"/>
          <w:u w:val="single"/>
        </w:rPr>
      </w:pPr>
      <w:ins w:id="3" w:author="396175908@qq.com" w:date="2018-07-02T17:45:00Z">
        <w:r>
          <w:rPr>
            <w:rFonts w:eastAsia="黑体"/>
            <w:sz w:val="30"/>
          </w:rPr>
          <w:t>学院（系）</w:t>
        </w:r>
      </w:ins>
      <w:ins w:id="4" w:author="396175908@qq.com" w:date="2018-07-02T17:45:00Z">
        <w:r>
          <w:rPr>
            <w:rFonts w:hint="eastAsia" w:eastAsia="黑体"/>
            <w:sz w:val="30"/>
            <w:u w:val="single"/>
          </w:rPr>
          <w:t>信息管理学院</w:t>
        </w:r>
      </w:ins>
    </w:p>
    <w:p w14:paraId="7769CDD2">
      <w:pPr>
        <w:spacing w:line="480" w:lineRule="exact"/>
        <w:ind w:firstLine="2127" w:firstLineChars="709"/>
        <w:rPr>
          <w:ins w:id="5" w:author="396175908@qq.com" w:date="2018-07-02T17:45:00Z"/>
          <w:rFonts w:eastAsia="黑体"/>
          <w:sz w:val="30"/>
          <w:u w:val="single"/>
        </w:rPr>
      </w:pPr>
    </w:p>
    <w:p w14:paraId="6EDBA001">
      <w:pPr>
        <w:spacing w:line="480" w:lineRule="exact"/>
        <w:ind w:firstLine="2127" w:firstLineChars="709"/>
        <w:rPr>
          <w:ins w:id="6" w:author="396175908@qq.com" w:date="2018-07-02T17:45:00Z"/>
          <w:sz w:val="30"/>
          <w:u w:val="single"/>
        </w:rPr>
      </w:pPr>
      <w:ins w:id="7" w:author="396175908@qq.com" w:date="2018-07-02T17:45:00Z">
        <w:r>
          <w:rPr>
            <w:rFonts w:eastAsia="黑体"/>
            <w:sz w:val="30"/>
          </w:rPr>
          <w:t>课程名称</w:t>
        </w:r>
      </w:ins>
      <w:ins w:id="8" w:author="396175908@qq.com" w:date="2018-07-02T17:45:00Z">
        <w:r>
          <w:rPr>
            <w:rFonts w:eastAsia="黑体"/>
            <w:sz w:val="30"/>
            <w:u w:val="single"/>
          </w:rPr>
          <w:t xml:space="preserve"> 档案学专业实习</w:t>
        </w:r>
      </w:ins>
    </w:p>
    <w:p w14:paraId="5136B005">
      <w:pPr>
        <w:spacing w:line="900" w:lineRule="exact"/>
        <w:ind w:firstLine="3600" w:firstLineChars="1200"/>
        <w:rPr>
          <w:ins w:id="9" w:author="396175908@qq.com" w:date="2018-07-02T17:45:00Z"/>
          <w:sz w:val="30"/>
        </w:rPr>
      </w:pPr>
    </w:p>
    <w:p w14:paraId="5CCDE076">
      <w:pPr>
        <w:spacing w:line="900" w:lineRule="exact"/>
        <w:jc w:val="center"/>
        <w:rPr>
          <w:ins w:id="10" w:author="396175908@qq.com" w:date="2018-07-02T17:45:00Z"/>
          <w:rFonts w:eastAsia="仿宋_GB2312"/>
          <w:b/>
          <w:bCs/>
          <w:kern w:val="28"/>
          <w:sz w:val="32"/>
          <w:szCs w:val="32"/>
        </w:rPr>
      </w:pPr>
    </w:p>
    <w:p w14:paraId="5C4FC843">
      <w:pPr>
        <w:spacing w:line="900" w:lineRule="exact"/>
        <w:jc w:val="center"/>
        <w:rPr>
          <w:ins w:id="11" w:author="396175908@qq.com" w:date="2018-07-02T17:45:00Z"/>
          <w:rFonts w:eastAsia="仿宋_GB2312"/>
          <w:b/>
          <w:bCs/>
          <w:kern w:val="28"/>
          <w:sz w:val="32"/>
          <w:szCs w:val="32"/>
        </w:rPr>
      </w:pPr>
    </w:p>
    <w:p w14:paraId="68EACDF0">
      <w:pPr>
        <w:spacing w:line="900" w:lineRule="exact"/>
        <w:jc w:val="center"/>
        <w:rPr>
          <w:ins w:id="12" w:author="396175908@qq.com" w:date="2018-07-02T17:45:00Z"/>
          <w:rFonts w:eastAsia="仿宋_GB2312"/>
          <w:b/>
          <w:bCs/>
          <w:kern w:val="28"/>
          <w:sz w:val="32"/>
          <w:szCs w:val="32"/>
        </w:rPr>
      </w:pPr>
    </w:p>
    <w:p w14:paraId="2A674D46">
      <w:pPr>
        <w:spacing w:line="900" w:lineRule="exact"/>
        <w:jc w:val="center"/>
        <w:rPr>
          <w:ins w:id="13" w:author="396175908@qq.com" w:date="2018-07-02T17:45:00Z"/>
          <w:rFonts w:eastAsia="仿宋_GB2312"/>
          <w:b/>
          <w:bCs/>
          <w:kern w:val="28"/>
          <w:sz w:val="32"/>
          <w:szCs w:val="32"/>
        </w:rPr>
      </w:pPr>
    </w:p>
    <w:p w14:paraId="445BF491">
      <w:pPr>
        <w:spacing w:line="900" w:lineRule="exact"/>
        <w:jc w:val="center"/>
        <w:rPr>
          <w:ins w:id="14" w:author="396175908@qq.com" w:date="2018-07-02T17:45:00Z"/>
          <w:rFonts w:ascii="仿宋_GB2312" w:hAnsi="仿宋_GB2312" w:eastAsia="仿宋_GB2312" w:cs="仿宋_GB2312"/>
          <w:b/>
          <w:bCs/>
          <w:kern w:val="28"/>
          <w:sz w:val="32"/>
          <w:szCs w:val="32"/>
        </w:rPr>
      </w:pPr>
      <w:ins w:id="15" w:author="396175908@qq.com" w:date="2018-07-02T17:45:00Z">
        <w:r>
          <w:rPr>
            <w:rFonts w:eastAsia="仿宋_GB2312"/>
            <w:b/>
            <w:bCs/>
            <w:kern w:val="28"/>
            <w:sz w:val="32"/>
            <w:szCs w:val="32"/>
          </w:rPr>
          <w:t>二〇二五</w:t>
        </w:r>
      </w:ins>
      <w:ins w:id="16" w:author="396175908@qq.com" w:date="2018-07-02T17:45:00Z">
        <w:r>
          <w:rPr>
            <w:rFonts w:hint="eastAsia" w:ascii="仿宋_GB2312" w:hAnsi="仿宋_GB2312" w:eastAsia="仿宋_GB2312" w:cs="仿宋_GB2312"/>
            <w:b/>
            <w:bCs/>
            <w:kern w:val="28"/>
            <w:sz w:val="32"/>
            <w:szCs w:val="32"/>
          </w:rPr>
          <w:t>年（对应打印年份）</w:t>
        </w:r>
      </w:ins>
    </w:p>
    <w:p w14:paraId="6BE5AE1A">
      <w:pPr>
        <w:widowControl/>
        <w:shd w:val="clear" w:color="auto" w:fill="FFFFFF"/>
        <w:spacing w:before="100" w:beforeAutospacing="1" w:after="258"/>
        <w:ind w:firstLine="620"/>
        <w:jc w:val="left"/>
        <w:rPr>
          <w:del w:id="17" w:author="396175908@qq.com" w:date="2018-07-02T17:45:00Z"/>
          <w:rFonts w:ascii="仿宋" w:hAnsi="仿宋" w:eastAsia="仿宋" w:cs="宋体"/>
          <w:color w:val="FF0000"/>
          <w:kern w:val="0"/>
          <w:sz w:val="32"/>
          <w:szCs w:val="32"/>
        </w:rPr>
      </w:pPr>
    </w:p>
    <w:p w14:paraId="39A1AA11">
      <w:pPr>
        <w:widowControl/>
        <w:shd w:val="clear" w:color="auto" w:fill="FFFFFF"/>
        <w:spacing w:before="100" w:beforeAutospacing="1" w:after="258"/>
        <w:ind w:firstLine="620"/>
        <w:jc w:val="left"/>
        <w:rPr>
          <w:del w:id="18" w:author="396175908@qq.com" w:date="2018-07-02T17:45:00Z"/>
          <w:rFonts w:eastAsia="黑体"/>
          <w:sz w:val="36"/>
          <w:szCs w:val="36"/>
        </w:rPr>
      </w:pPr>
    </w:p>
    <w:p w14:paraId="59CA3891">
      <w:pPr>
        <w:widowControl/>
        <w:shd w:val="clear" w:color="auto" w:fill="FFFFFF"/>
        <w:spacing w:before="100" w:beforeAutospacing="1" w:after="258"/>
        <w:ind w:firstLine="620"/>
        <w:jc w:val="left"/>
        <w:rPr>
          <w:del w:id="19" w:author="396175908@qq.com" w:date="2018-07-02T17:45:00Z"/>
          <w:rFonts w:eastAsia="黑体"/>
          <w:sz w:val="36"/>
          <w:szCs w:val="36"/>
        </w:rPr>
      </w:pPr>
    </w:p>
    <w:p w14:paraId="68E73BD4">
      <w:pPr>
        <w:widowControl/>
        <w:shd w:val="clear" w:color="auto" w:fill="FFFFFF"/>
        <w:spacing w:before="100" w:beforeAutospacing="1" w:after="258"/>
        <w:ind w:firstLine="620"/>
        <w:jc w:val="left"/>
        <w:rPr>
          <w:rFonts w:eastAsia="黑体"/>
          <w:sz w:val="36"/>
          <w:szCs w:val="36"/>
        </w:rPr>
      </w:pPr>
      <w:r>
        <w:rPr>
          <w:rFonts w:hint="eastAsia" w:eastAsia="黑体"/>
          <w:sz w:val="36"/>
          <w:szCs w:val="36"/>
        </w:rPr>
        <w:t>适用</w:t>
      </w:r>
      <w:r>
        <w:rPr>
          <w:rFonts w:eastAsia="黑体"/>
          <w:sz w:val="36"/>
          <w:szCs w:val="36"/>
        </w:rPr>
        <w:t>专业：</w:t>
      </w:r>
    </w:p>
    <w:p w14:paraId="4B7A64BA">
      <w:pPr>
        <w:widowControl/>
        <w:shd w:val="clear" w:color="auto" w:fill="FFFFFF"/>
        <w:spacing w:before="100" w:beforeAutospacing="1" w:after="258"/>
        <w:ind w:firstLine="620"/>
        <w:jc w:val="left"/>
        <w:rPr>
          <w:rFonts w:ascii="仿宋" w:hAnsi="仿宋" w:eastAsia="仿宋" w:cs="宋体"/>
          <w:color w:val="FF0000"/>
          <w:kern w:val="0"/>
          <w:sz w:val="32"/>
          <w:szCs w:val="32"/>
        </w:rPr>
      </w:pPr>
      <w:r>
        <w:rPr>
          <w:rFonts w:eastAsia="黑体"/>
          <w:sz w:val="36"/>
          <w:szCs w:val="36"/>
        </w:rPr>
        <w:t>n120502档案学</w:t>
      </w:r>
    </w:p>
    <w:p w14:paraId="7214949E">
      <w:pPr>
        <w:widowControl/>
        <w:shd w:val="clear" w:color="auto" w:fill="FFFFFF"/>
        <w:spacing w:before="100" w:beforeAutospacing="1" w:after="258"/>
        <w:ind w:firstLine="620"/>
        <w:jc w:val="left"/>
        <w:rPr>
          <w:rFonts w:ascii="仿宋" w:hAnsi="仿宋" w:eastAsia="仿宋" w:cs="宋体"/>
          <w:color w:val="FF0000"/>
          <w:kern w:val="0"/>
          <w:sz w:val="32"/>
          <w:szCs w:val="32"/>
        </w:rPr>
      </w:pPr>
    </w:p>
    <w:p w14:paraId="6542C0D5">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一、实习的性质</w:t>
      </w:r>
    </w:p>
    <w:p w14:paraId="2D2E4D8C">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专业实习是档案学专业实践教学的重要组成部分，是理论与实际紧密结合的有效途径。实习在学生完成所有专业课程、掌握专业基本理论与方法、并经过一系列实践训练后开展，旨在通过面向社会的实践活动，深化学生的专业理解与应用能力。</w:t>
      </w:r>
    </w:p>
    <w:p w14:paraId="71AE4C07">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二、实习目的（实习目标应体现思政要求。）</w:t>
      </w:r>
    </w:p>
    <w:p w14:paraId="27CF4D37">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通过专业实习，要求学生更好地理解档案学或其他信息管理相关单位的性质、特点，了解具体的档案或其他信息管理相关单位的具体业务工作，使学生巩固课堂上所学的专业知识，理论联系实际；了解档案部门或其他信息管理相关单位工作的具体操作程序和方法，了解各部门的业务；通过专业实习还可以使学生增强分析问题和解决问题的能力，尽快适应毕业后档案部门或其他信息管理相关部门的工作需要。同时，通过实践活动、实践总结等环节，培养学生运用现代信息技术进行档案信息资源知识发现和知识管理工作，善于开发档案的社会及人文价值，具备国际视野和人文精神。</w:t>
      </w:r>
    </w:p>
    <w:p w14:paraId="0B35A22A">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三、时间安排和分配（写明总实习周数，具体时间分配）</w:t>
      </w:r>
    </w:p>
    <w:p w14:paraId="17581EFB">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专业实习安排在第七学期，历时四周。实习一般分为四个阶段：第一阶段，全面了解实习单位的业务流程和整体业务情况；第二阶段，依据实习单位实际，将学生分组进入各部门参与具体工作，协助完成一定任务；第三阶段，开展学习与交流活动，实习单位与学生共同总结实习经验；第四阶段，学生根据自身实习经历撰写实习报告，完成总结。</w:t>
      </w:r>
    </w:p>
    <w:p w14:paraId="3FECFFE9">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四、实习内容与要求（详细列出实习的具体内容，需要掌握、熟悉和了解的内容）</w:t>
      </w:r>
    </w:p>
    <w:p w14:paraId="7C27DFE1">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根据档案学专业教学计划和大纲要求，实习过程中，视实习单位具体情况和需要，学生需要了解完成以下部分内容（但不限于以下内容，只要与培养目标、教学计划和教学大纲要求相符的内容均可）：</w:t>
      </w:r>
    </w:p>
    <w:p w14:paraId="31FA2935">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1、档案整理</w:t>
      </w:r>
    </w:p>
    <w:p w14:paraId="1C3A0180">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2、档案利用</w:t>
      </w:r>
    </w:p>
    <w:p w14:paraId="167E0125">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3、档案收集与鉴定</w:t>
      </w:r>
    </w:p>
    <w:p w14:paraId="64B37129">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4、档案保存与保护</w:t>
      </w:r>
    </w:p>
    <w:p w14:paraId="54AD3E3B">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5、档案数字化</w:t>
      </w:r>
    </w:p>
    <w:p w14:paraId="4B65C37B">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6、电子文件管理</w:t>
      </w:r>
    </w:p>
    <w:p w14:paraId="4313E0DB">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7、特殊载体档案管理</w:t>
      </w:r>
    </w:p>
    <w:p w14:paraId="6A1B112E">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要求学生到档案部门或其他信息管理相关单位的多个部门参与工作，熟悉并掌握各部门的具体业务。</w:t>
      </w:r>
    </w:p>
    <w:p w14:paraId="09A25162">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p>
    <w:p w14:paraId="38D24DE5">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五、实习具体安排和要求（请注明实际负责教师、实习单位等信息）</w:t>
      </w:r>
    </w:p>
    <w:p w14:paraId="202067D9">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专业实习采取学院统一组织与学生自主联系相结合的方式，既包括在学院实习基地集中实习，也包括分散实习。具体实施方式如下：</w:t>
      </w:r>
    </w:p>
    <w:p w14:paraId="0BBFFBFF">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p>
    <w:p w14:paraId="4755DB8A">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1. 学院统一联系实习单位，安排实习。学生可根据个人意愿，从学院公布的实习单位中选择并申报。指导教师结合申报情况、实习单位接收能力及时间安排，对学生的实习单位和时间进行统一调配。</w:t>
      </w:r>
    </w:p>
    <w:p w14:paraId="2BAD0D77">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2. 学生自行联系实习单位，实习单位须指定指导老师负责指导，实习过程须符合相关要求。自行联系实习单位的学生需提供由实习单位出具并加盖公章的接收函，实习开始前提交学院存档。学生与实习单位协商确定具体实习时间，但原则上须于第七学期第四周前完成实习。</w:t>
      </w:r>
    </w:p>
    <w:p w14:paraId="3F0B6F58">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p>
    <w:p w14:paraId="0B59E6A6">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六、实习的考核体系（含学分数和评分标准）</w:t>
      </w:r>
    </w:p>
    <w:p w14:paraId="7B6CBB2F">
      <w:pPr>
        <w:spacing w:line="480" w:lineRule="exact"/>
        <w:ind w:firstLine="482" w:firstLineChars="200"/>
        <w:rPr>
          <w:sz w:val="24"/>
        </w:rPr>
      </w:pPr>
      <w:r>
        <w:rPr>
          <w:rFonts w:hint="eastAsia"/>
          <w:b/>
          <w:sz w:val="24"/>
        </w:rPr>
        <w:t>考 核 方 式：考查</w:t>
      </w:r>
    </w:p>
    <w:p w14:paraId="720CD5E1">
      <w:pPr>
        <w:spacing w:line="480" w:lineRule="exact"/>
        <w:ind w:firstLine="482" w:firstLineChars="200"/>
        <w:rPr>
          <w:sz w:val="24"/>
        </w:rPr>
      </w:pPr>
      <w:r>
        <w:rPr>
          <w:rFonts w:hint="eastAsia"/>
          <w:b/>
          <w:sz w:val="24"/>
        </w:rPr>
        <w:t>成绩录入方式： 等级制</w:t>
      </w:r>
    </w:p>
    <w:p w14:paraId="6AFE92A6">
      <w:pPr>
        <w:spacing w:line="480" w:lineRule="exact"/>
        <w:ind w:firstLine="482" w:firstLineChars="200"/>
        <w:rPr>
          <w:sz w:val="24"/>
        </w:rPr>
      </w:pPr>
      <w:r>
        <w:rPr>
          <w:rFonts w:hint="eastAsia"/>
          <w:b/>
          <w:sz w:val="24"/>
        </w:rPr>
        <w:t>总评成绩是否以两级制呈现：否 （“两级制”包括通过P、不通过NP，通过的计学分不计绩点；选择“两级制”的课程须经开课单位审核同意。）</w:t>
      </w:r>
    </w:p>
    <w:p w14:paraId="65D14AC2">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实习考核采取实际操作和实习报告相结合的方法进行，共计4学分。其中：</w:t>
      </w:r>
    </w:p>
    <w:p w14:paraId="35512901">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1. 实际操作由实习单位指导老师根据实习过程中的具体表现，给出实习评语。</w:t>
      </w:r>
    </w:p>
    <w:p w14:paraId="5E33DB79">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2. 实习学生完成实习后，需撰写一篇约3000字左右的实习报告，详细讲述在实习过程中的情况，包括在具体实践中所学到的知识和技能，遇到的问题和解决方法以及心得体会等。实习报告需在第七学期开学后的第五周之前上交指导教师。</w:t>
      </w:r>
    </w:p>
    <w:p w14:paraId="21061381">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p>
    <w:p w14:paraId="16099292">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指导教师根据学生在实习期间的表现、实习单位评语、实习学生撰写的实习报告，按照优、良、中、及格、不及格五级标准为每一实习学生评定成绩。</w:t>
      </w:r>
    </w:p>
    <w:p w14:paraId="383BFA08">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p>
    <w:p w14:paraId="1C39349E">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七、主要的教学参考资料（要求写明教材，并推荐若干参考书，并注明书名、作者、出版社、版本、出版日期等）</w:t>
      </w:r>
    </w:p>
    <w:p w14:paraId="7BA7E037">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无</w:t>
      </w:r>
    </w:p>
    <w:p w14:paraId="1A8F09B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396175908@qq.com">
    <w15:presenceInfo w15:providerId="Windows Live" w15:userId="4e30e493175289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2F8"/>
    <w:rsid w:val="000F72A8"/>
    <w:rsid w:val="00203FF7"/>
    <w:rsid w:val="00271F27"/>
    <w:rsid w:val="003057F0"/>
    <w:rsid w:val="00431FA2"/>
    <w:rsid w:val="00436944"/>
    <w:rsid w:val="00656887"/>
    <w:rsid w:val="006C2519"/>
    <w:rsid w:val="007562F8"/>
    <w:rsid w:val="00907715"/>
    <w:rsid w:val="00A96A69"/>
    <w:rsid w:val="00C27874"/>
    <w:rsid w:val="00CF098D"/>
    <w:rsid w:val="00D525C1"/>
    <w:rsid w:val="00DB3FF0"/>
    <w:rsid w:val="00E1651F"/>
    <w:rsid w:val="00EE51E6"/>
    <w:rsid w:val="00F173EA"/>
    <w:rsid w:val="67B678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semiHidden/>
    <w:unhideWhenUsed/>
    <w:uiPriority w:val="99"/>
    <w:rPr>
      <w:sz w:val="18"/>
      <w:szCs w:val="18"/>
    </w:rPr>
  </w:style>
  <w:style w:type="paragraph" w:styleId="3">
    <w:name w:val="footer"/>
    <w:basedOn w:val="1"/>
    <w:link w:val="9"/>
    <w:unhideWhenUsed/>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5">
    <w:name w:val="Subtitle"/>
    <w:basedOn w:val="1"/>
    <w:link w:val="10"/>
    <w:qFormat/>
    <w:uiPriority w:val="0"/>
    <w:pPr>
      <w:spacing w:before="240" w:after="60" w:line="312" w:lineRule="auto"/>
      <w:jc w:val="center"/>
      <w:outlineLvl w:val="1"/>
    </w:pPr>
    <w:rPr>
      <w:rFonts w:ascii="Arial" w:hAnsi="Arial" w:eastAsia="宋体" w:cs="Arial"/>
      <w:b/>
      <w:bCs/>
      <w:kern w:val="28"/>
      <w:sz w:val="32"/>
      <w:szCs w:val="32"/>
    </w:rPr>
  </w:style>
  <w:style w:type="character" w:customStyle="1" w:styleId="8">
    <w:name w:val="页眉 Char"/>
    <w:basedOn w:val="7"/>
    <w:link w:val="4"/>
    <w:uiPriority w:val="99"/>
    <w:rPr>
      <w:sz w:val="18"/>
      <w:szCs w:val="18"/>
    </w:rPr>
  </w:style>
  <w:style w:type="character" w:customStyle="1" w:styleId="9">
    <w:name w:val="页脚 Char"/>
    <w:basedOn w:val="7"/>
    <w:link w:val="3"/>
    <w:uiPriority w:val="99"/>
    <w:rPr>
      <w:sz w:val="18"/>
      <w:szCs w:val="18"/>
    </w:rPr>
  </w:style>
  <w:style w:type="character" w:customStyle="1" w:styleId="10">
    <w:name w:val="副标题 Char"/>
    <w:basedOn w:val="7"/>
    <w:link w:val="5"/>
    <w:uiPriority w:val="0"/>
    <w:rPr>
      <w:rFonts w:ascii="Arial" w:hAnsi="Arial" w:eastAsia="宋体" w:cs="Arial"/>
      <w:b/>
      <w:bCs/>
      <w:kern w:val="28"/>
      <w:sz w:val="32"/>
      <w:szCs w:val="32"/>
    </w:rPr>
  </w:style>
  <w:style w:type="character" w:customStyle="1" w:styleId="11">
    <w:name w:val="批注框文本 Char"/>
    <w:basedOn w:val="7"/>
    <w:link w:val="2"/>
    <w:semiHidden/>
    <w:uiPriority w:val="99"/>
    <w:rPr>
      <w:sz w:val="18"/>
      <w:szCs w:val="18"/>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6</Pages>
  <Words>34</Words>
  <Characters>200</Characters>
  <Lines>1</Lines>
  <Paragraphs>1</Paragraphs>
  <TotalTime>0</TotalTime>
  <ScaleCrop>false</ScaleCrop>
  <LinksUpToDate>false</LinksUpToDate>
  <CharactersWithSpaces>233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2018-09-06T02:19:00Z</dcterms:created>
  <dc:creator>dell</dc:creator>
  <cp:lastModifiedBy>Vante.</cp:lastModifiedBy>
  <dcterms:modified xsi:type="dcterms:W3CDTF">2026-04-12T06:23:49Z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9110F1A18BDB471C9D358969F6F026CA_13</vt:lpwstr>
  </property>
</Properties>
</file>