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9DD15">
      <w:pPr>
        <w:pStyle w:val="5"/>
        <w:spacing w:line="160" w:lineRule="exact"/>
        <w:jc w:val="both"/>
        <w:rPr>
          <w:rFonts w:ascii="Times New Roman" w:hAnsi="Times New Roman" w:eastAsia="仿宋_GB2312" w:cs="Times New Roman"/>
          <w:sz w:val="28"/>
        </w:rPr>
      </w:pPr>
      <w:bookmarkStart w:id="0" w:name="_GoBack"/>
      <w:bookmarkEnd w:id="0"/>
      <w:r>
        <w:rPr>
          <w:rFonts w:ascii="Times New Roman" w:hAnsi="Times New Roman" w:eastAsia="仿宋_GB2312" w:cs="Times New Roman"/>
          <w:sz w:val="28"/>
        </w:rPr>
        <w:t>附件2：</w:t>
      </w:r>
      <w:r>
        <w:rPr>
          <w:rFonts w:hint="eastAsia" w:ascii="Times New Roman" w:hAnsi="Times New Roman" w:eastAsia="仿宋_GB2312" w:cs="Times New Roman"/>
          <w:sz w:val="28"/>
        </w:rPr>
        <w:t>实习</w:t>
      </w:r>
      <w:r>
        <w:rPr>
          <w:rFonts w:ascii="Times New Roman" w:hAnsi="Times New Roman" w:eastAsia="仿宋_GB2312" w:cs="Times New Roman"/>
          <w:sz w:val="28"/>
        </w:rPr>
        <w:t>大纲的基本格式和内容</w:t>
      </w:r>
    </w:p>
    <w:p w14:paraId="7D82ADA5">
      <w:pPr>
        <w:pStyle w:val="5"/>
        <w:spacing w:line="160" w:lineRule="exact"/>
        <w:jc w:val="both"/>
        <w:rPr>
          <w:rFonts w:ascii="Times New Roman" w:hAnsi="Times New Roman" w:eastAsia="仿宋_GB2312" w:cs="Times New Roman"/>
          <w:b w:val="0"/>
          <w:sz w:val="28"/>
        </w:rPr>
      </w:pPr>
      <w:r>
        <w:rPr>
          <w:rFonts w:ascii="Times New Roman" w:hAnsi="Times New Roman" w:eastAsia="仿宋_GB2312" w:cs="Times New Roman"/>
          <w:b w:val="0"/>
          <w:sz w:val="28"/>
        </w:rPr>
        <w:t>（</w:t>
      </w:r>
      <w:r>
        <w:rPr>
          <w:rFonts w:hint="eastAsia" w:ascii="Times New Roman" w:hAnsi="Times New Roman" w:eastAsia="仿宋_GB2312" w:cs="Times New Roman"/>
          <w:b w:val="0"/>
          <w:sz w:val="28"/>
        </w:rPr>
        <w:t>实习</w:t>
      </w:r>
      <w:r>
        <w:rPr>
          <w:rFonts w:ascii="Times New Roman" w:hAnsi="Times New Roman" w:eastAsia="仿宋_GB2312" w:cs="Times New Roman"/>
          <w:b w:val="0"/>
          <w:sz w:val="28"/>
        </w:rPr>
        <w:t>大纲封面）</w:t>
      </w:r>
    </w:p>
    <w:p w14:paraId="30095DBC">
      <w:pPr>
        <w:spacing w:line="1480" w:lineRule="exact"/>
        <w:jc w:val="center"/>
        <w:rPr>
          <w:rFonts w:eastAsia="楷体_GB2312"/>
          <w:b/>
          <w:bCs/>
          <w:spacing w:val="40"/>
          <w:sz w:val="72"/>
        </w:rPr>
      </w:pPr>
    </w:p>
    <w:p w14:paraId="674AAC3E">
      <w:pPr>
        <w:spacing w:line="1480" w:lineRule="exact"/>
        <w:jc w:val="center"/>
        <w:rPr>
          <w:rFonts w:eastAsia="楷体_GB2312"/>
          <w:b/>
          <w:bCs/>
          <w:spacing w:val="40"/>
          <w:sz w:val="72"/>
        </w:rPr>
      </w:pPr>
      <w:r>
        <w:rPr>
          <w:rFonts w:eastAsia="楷体_GB2312"/>
          <w:b/>
          <w:bCs/>
          <w:spacing w:val="40"/>
          <w:sz w:val="72"/>
        </w:rPr>
        <w:t>中山大学</w:t>
      </w:r>
    </w:p>
    <w:p w14:paraId="6F6E9057">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100FA4DC">
      <w:pPr>
        <w:spacing w:before="312" w:beforeLines="100" w:line="640" w:lineRule="exact"/>
        <w:jc w:val="center"/>
        <w:rPr>
          <w:rFonts w:eastAsia="黑体"/>
          <w:sz w:val="56"/>
        </w:rPr>
      </w:pPr>
      <w:r>
        <w:rPr>
          <w:rFonts w:eastAsia="黑体"/>
          <w:sz w:val="56"/>
        </w:rPr>
        <w:t>本科</w:t>
      </w:r>
      <w:r>
        <w:rPr>
          <w:rFonts w:hint="eastAsia" w:eastAsia="黑体"/>
          <w:sz w:val="56"/>
        </w:rPr>
        <w:t>实习</w:t>
      </w:r>
      <w:r>
        <w:rPr>
          <w:rFonts w:eastAsia="黑体"/>
          <w:sz w:val="56"/>
        </w:rPr>
        <w:t>教学大纲</w:t>
      </w:r>
    </w:p>
    <w:p w14:paraId="3E8D1826">
      <w:pPr>
        <w:spacing w:line="480" w:lineRule="exact"/>
        <w:ind w:firstLine="2127" w:firstLineChars="709"/>
        <w:rPr>
          <w:ins w:id="0" w:author="396175908@qq.com" w:date="2018-07-02T17:45:00Z"/>
          <w:rFonts w:eastAsia="黑体"/>
          <w:sz w:val="30"/>
        </w:rPr>
      </w:pPr>
    </w:p>
    <w:p w14:paraId="136A6D68">
      <w:pPr>
        <w:spacing w:line="480" w:lineRule="exact"/>
        <w:ind w:firstLine="2127" w:firstLineChars="709"/>
        <w:rPr>
          <w:ins w:id="1" w:author="396175908@qq.com" w:date="2018-07-02T17:45:00Z"/>
          <w:rFonts w:eastAsia="黑体"/>
          <w:sz w:val="30"/>
        </w:rPr>
      </w:pPr>
    </w:p>
    <w:p w14:paraId="6A41DE63">
      <w:pPr>
        <w:spacing w:line="480" w:lineRule="exact"/>
        <w:ind w:firstLine="2127" w:firstLineChars="709"/>
        <w:rPr>
          <w:ins w:id="2" w:author="396175908@qq.com" w:date="2018-07-02T17:45:00Z"/>
          <w:rFonts w:eastAsia="黑体"/>
          <w:sz w:val="30"/>
          <w:u w:val="single"/>
        </w:rPr>
      </w:pPr>
      <w:ins w:id="3" w:author="396175908@qq.com" w:date="2018-07-02T17:45:00Z">
        <w:r>
          <w:rPr>
            <w:rFonts w:eastAsia="黑体"/>
            <w:sz w:val="30"/>
          </w:rPr>
          <w:t>学院（系）</w:t>
        </w:r>
      </w:ins>
      <w:ins w:id="4" w:author="396175908@qq.com" w:date="2018-07-02T17:45:00Z">
        <w:r>
          <w:rPr>
            <w:rFonts w:hint="eastAsia" w:eastAsia="黑体"/>
            <w:sz w:val="30"/>
            <w:u w:val="single"/>
          </w:rPr>
          <w:t>信息管理学院</w:t>
        </w:r>
      </w:ins>
    </w:p>
    <w:p w14:paraId="54A31EF4">
      <w:pPr>
        <w:spacing w:line="480" w:lineRule="exact"/>
        <w:ind w:firstLine="2127" w:firstLineChars="709"/>
        <w:rPr>
          <w:ins w:id="5" w:author="396175908@qq.com" w:date="2018-07-02T17:45:00Z"/>
          <w:rFonts w:eastAsia="黑体"/>
          <w:sz w:val="30"/>
          <w:u w:val="single"/>
        </w:rPr>
      </w:pPr>
    </w:p>
    <w:p w14:paraId="24EDB6D5">
      <w:pPr>
        <w:spacing w:line="480" w:lineRule="exact"/>
        <w:ind w:firstLine="2127" w:firstLineChars="709"/>
        <w:rPr>
          <w:ins w:id="6" w:author="396175908@qq.com" w:date="2018-07-02T17:45:00Z"/>
          <w:sz w:val="30"/>
          <w:u w:val="single"/>
        </w:rPr>
      </w:pPr>
      <w:ins w:id="7" w:author="396175908@qq.com" w:date="2018-07-02T17:45:00Z">
        <w:r>
          <w:rPr>
            <w:rFonts w:eastAsia="黑体"/>
            <w:sz w:val="30"/>
          </w:rPr>
          <w:t>课程名称</w:t>
        </w:r>
      </w:ins>
      <w:ins w:id="8" w:author="396175908@qq.com" w:date="2018-07-02T17:45:00Z">
        <w:r>
          <w:rPr>
            <w:rFonts w:eastAsia="黑体"/>
            <w:sz w:val="30"/>
            <w:u w:val="single"/>
          </w:rPr>
          <w:t xml:space="preserve"> 文化服务研习Ⅱ</w:t>
        </w:r>
      </w:ins>
    </w:p>
    <w:p w14:paraId="5478B4C8">
      <w:pPr>
        <w:spacing w:line="900" w:lineRule="exact"/>
        <w:ind w:firstLine="3600" w:firstLineChars="1200"/>
        <w:rPr>
          <w:ins w:id="9" w:author="396175908@qq.com" w:date="2018-07-02T17:45:00Z"/>
          <w:sz w:val="30"/>
        </w:rPr>
      </w:pPr>
    </w:p>
    <w:p w14:paraId="5BDDD9F2">
      <w:pPr>
        <w:spacing w:line="900" w:lineRule="exact"/>
        <w:jc w:val="center"/>
        <w:rPr>
          <w:ins w:id="10" w:author="396175908@qq.com" w:date="2018-07-02T17:45:00Z"/>
          <w:rFonts w:eastAsia="仿宋_GB2312"/>
          <w:b/>
          <w:bCs/>
          <w:kern w:val="28"/>
          <w:sz w:val="32"/>
          <w:szCs w:val="32"/>
        </w:rPr>
      </w:pPr>
    </w:p>
    <w:p w14:paraId="6DAB6E87">
      <w:pPr>
        <w:spacing w:line="900" w:lineRule="exact"/>
        <w:jc w:val="center"/>
        <w:rPr>
          <w:ins w:id="11" w:author="396175908@qq.com" w:date="2018-07-02T17:45:00Z"/>
          <w:rFonts w:eastAsia="仿宋_GB2312"/>
          <w:b/>
          <w:bCs/>
          <w:kern w:val="28"/>
          <w:sz w:val="32"/>
          <w:szCs w:val="32"/>
        </w:rPr>
      </w:pPr>
    </w:p>
    <w:p w14:paraId="258C2267">
      <w:pPr>
        <w:spacing w:line="900" w:lineRule="exact"/>
        <w:jc w:val="center"/>
        <w:rPr>
          <w:ins w:id="12" w:author="396175908@qq.com" w:date="2018-07-02T17:45:00Z"/>
          <w:rFonts w:eastAsia="仿宋_GB2312"/>
          <w:b/>
          <w:bCs/>
          <w:kern w:val="28"/>
          <w:sz w:val="32"/>
          <w:szCs w:val="32"/>
        </w:rPr>
      </w:pPr>
    </w:p>
    <w:p w14:paraId="05D550D0">
      <w:pPr>
        <w:spacing w:line="900" w:lineRule="exact"/>
        <w:jc w:val="center"/>
        <w:rPr>
          <w:ins w:id="13" w:author="396175908@qq.com" w:date="2018-07-02T17:45:00Z"/>
          <w:rFonts w:eastAsia="仿宋_GB2312"/>
          <w:b/>
          <w:bCs/>
          <w:kern w:val="28"/>
          <w:sz w:val="32"/>
          <w:szCs w:val="32"/>
        </w:rPr>
      </w:pPr>
    </w:p>
    <w:p w14:paraId="0656B750">
      <w:pPr>
        <w:spacing w:line="900" w:lineRule="exact"/>
        <w:jc w:val="center"/>
        <w:rPr>
          <w:ins w:id="14" w:author="396175908@qq.com" w:date="2018-07-02T17:45:00Z"/>
          <w:rFonts w:ascii="仿宋_GB2312" w:hAnsi="仿宋_GB2312" w:eastAsia="仿宋_GB2312" w:cs="仿宋_GB2312"/>
          <w:b/>
          <w:bCs/>
          <w:kern w:val="28"/>
          <w:sz w:val="32"/>
          <w:szCs w:val="32"/>
        </w:rPr>
      </w:pPr>
      <w:ins w:id="15" w:author="396175908@qq.com" w:date="2018-07-02T17:45:00Z">
        <w:r>
          <w:rPr>
            <w:rFonts w:eastAsia="仿宋_GB2312"/>
            <w:b/>
            <w:bCs/>
            <w:kern w:val="28"/>
            <w:sz w:val="32"/>
            <w:szCs w:val="32"/>
          </w:rPr>
          <w:t>二〇二五</w:t>
        </w:r>
      </w:ins>
      <w:ins w:id="16" w:author="396175908@qq.com" w:date="2018-07-02T17:45:00Z">
        <w:r>
          <w:rPr>
            <w:rFonts w:hint="eastAsia" w:ascii="仿宋_GB2312" w:hAnsi="仿宋_GB2312" w:eastAsia="仿宋_GB2312" w:cs="仿宋_GB2312"/>
            <w:b/>
            <w:bCs/>
            <w:kern w:val="28"/>
            <w:sz w:val="32"/>
            <w:szCs w:val="32"/>
          </w:rPr>
          <w:t>年（对应打印年份）</w:t>
        </w:r>
      </w:ins>
    </w:p>
    <w:p w14:paraId="41E4A53E">
      <w:pPr>
        <w:widowControl/>
        <w:shd w:val="clear" w:color="auto" w:fill="FFFFFF"/>
        <w:spacing w:before="100" w:beforeAutospacing="1" w:after="258"/>
        <w:ind w:firstLine="620"/>
        <w:jc w:val="left"/>
        <w:rPr>
          <w:del w:id="17" w:author="396175908@qq.com" w:date="2018-07-02T17:45:00Z"/>
          <w:rFonts w:ascii="仿宋" w:hAnsi="仿宋" w:eastAsia="仿宋" w:cs="宋体"/>
          <w:color w:val="FF0000"/>
          <w:kern w:val="0"/>
          <w:sz w:val="32"/>
          <w:szCs w:val="32"/>
        </w:rPr>
      </w:pPr>
    </w:p>
    <w:p w14:paraId="2F867728">
      <w:pPr>
        <w:widowControl/>
        <w:shd w:val="clear" w:color="auto" w:fill="FFFFFF"/>
        <w:spacing w:before="100" w:beforeAutospacing="1" w:after="258"/>
        <w:ind w:firstLine="620"/>
        <w:jc w:val="left"/>
        <w:rPr>
          <w:del w:id="18" w:author="396175908@qq.com" w:date="2018-07-02T17:45:00Z"/>
          <w:rFonts w:eastAsia="黑体"/>
          <w:sz w:val="36"/>
          <w:szCs w:val="36"/>
        </w:rPr>
      </w:pPr>
    </w:p>
    <w:p w14:paraId="653D78D9">
      <w:pPr>
        <w:widowControl/>
        <w:shd w:val="clear" w:color="auto" w:fill="FFFFFF"/>
        <w:spacing w:before="100" w:beforeAutospacing="1" w:after="258"/>
        <w:ind w:firstLine="620"/>
        <w:jc w:val="left"/>
        <w:rPr>
          <w:del w:id="19" w:author="396175908@qq.com" w:date="2018-07-02T17:45:00Z"/>
          <w:rFonts w:eastAsia="黑体"/>
          <w:sz w:val="36"/>
          <w:szCs w:val="36"/>
        </w:rPr>
      </w:pPr>
    </w:p>
    <w:p w14:paraId="55D3E9F7">
      <w:pPr>
        <w:widowControl/>
        <w:shd w:val="clear" w:color="auto" w:fill="FFFFFF"/>
        <w:spacing w:before="100" w:beforeAutospacing="1" w:after="258"/>
        <w:ind w:firstLine="620"/>
        <w:jc w:val="left"/>
        <w:rPr>
          <w:rFonts w:eastAsia="黑体"/>
          <w:sz w:val="36"/>
          <w:szCs w:val="36"/>
        </w:rPr>
      </w:pPr>
      <w:r>
        <w:rPr>
          <w:rFonts w:hint="eastAsia" w:eastAsia="黑体"/>
          <w:sz w:val="36"/>
          <w:szCs w:val="36"/>
        </w:rPr>
        <w:t>适用</w:t>
      </w:r>
      <w:r>
        <w:rPr>
          <w:rFonts w:eastAsia="黑体"/>
          <w:sz w:val="36"/>
          <w:szCs w:val="36"/>
        </w:rPr>
        <w:t>专业：</w:t>
      </w:r>
    </w:p>
    <w:p w14:paraId="18B90689">
      <w:pPr>
        <w:widowControl/>
        <w:shd w:val="clear" w:color="auto" w:fill="FFFFFF"/>
        <w:spacing w:before="100" w:beforeAutospacing="1" w:after="258"/>
        <w:ind w:firstLine="620"/>
        <w:jc w:val="left"/>
        <w:rPr>
          <w:rFonts w:ascii="仿宋" w:hAnsi="仿宋" w:eastAsia="仿宋" w:cs="宋体"/>
          <w:color w:val="FF0000"/>
          <w:kern w:val="0"/>
          <w:sz w:val="32"/>
          <w:szCs w:val="32"/>
        </w:rPr>
      </w:pPr>
      <w:r>
        <w:rPr>
          <w:rFonts w:eastAsia="黑体"/>
          <w:sz w:val="36"/>
          <w:szCs w:val="36"/>
        </w:rPr>
        <w:t>n120501图书馆学,n120502档案学,n120102信息管理与信息系统</w:t>
      </w:r>
    </w:p>
    <w:p w14:paraId="057AE5D8">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43531E1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一、实习的性质</w:t>
      </w:r>
    </w:p>
    <w:p w14:paraId="5F0EE6E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专业实习；集中实习</w:t>
      </w:r>
    </w:p>
    <w:p w14:paraId="0C10355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二、实习目的（实习目标应体现思政要求。）</w:t>
      </w:r>
    </w:p>
    <w:p w14:paraId="7EB11C3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匹配学院人才培养计划，结合本科生专业核心课程教学，确定适合不同阶段学生专业素养和教学目标的文化志愿专业服务项目，紧扣第一课堂，贴合文化服务实践领域需求，设计年度研习课题，结合志愿服务，为不同阶段学生布置实践案例调研、实践专题调研、实践问题对策等进阶服务研习任务。通过服务研习，让学生投身社会主义文化强国建设，在内容上观照《中共中央关于制定国民经济和社会发展第十四个五年规划和二〇三五年远景目标的建议》第九部分“繁荣发展文化事业和文化产业，提高国家文化软实力”的第33“提升公共文化服务水平”和第34“健全现代文化产业体系”等意见，在形式上落实第32“提高社会文明程度”，知道为何而学、所学为何，践行学以致用，涵养专业情怀。</w:t>
      </w:r>
    </w:p>
    <w:p w14:paraId="5908725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三、时间安排和分配（写明总实习周数，具体时间分配）</w:t>
      </w:r>
    </w:p>
    <w:p w14:paraId="325420D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实习周数：2周（10天）</w:t>
      </w:r>
    </w:p>
    <w:p w14:paraId="4D67F3E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【6月9日-6月29日】青少年“阅读+体育”活动策划与准备；城乡儿童阅读主题调研策划与准备</w:t>
      </w:r>
    </w:p>
    <w:p w14:paraId="6DBD051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【6月30日上午】课程导论；青少年“阅读+体育”活动概述；城乡儿童阅读主题调研概述</w:t>
      </w:r>
    </w:p>
    <w:p w14:paraId="5E160A4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【6月30日下午】青少年“阅读+体育”活动分组培训与演练I</w:t>
      </w:r>
    </w:p>
    <w:p w14:paraId="3B8FB3F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【7月1日上午】青少年“阅读+体育”活动分组培训与演练II</w:t>
      </w:r>
    </w:p>
    <w:p w14:paraId="0B2B3C0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【7月1日下午】青少年“阅读+体育”活动分组培训与演练III</w:t>
      </w:r>
    </w:p>
    <w:p w14:paraId="353B4EF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【7月2日上午】青少年“阅读+体育”活动分组培训与演练IV</w:t>
      </w:r>
    </w:p>
    <w:p w14:paraId="6C86FB4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【7月2日下午】青少年“阅读+体育”活动彩排暨全民阅读研究中心活动教研室会议</w:t>
      </w:r>
    </w:p>
    <w:p w14:paraId="3BDB799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【7月3日上午】城乡儿童阅读主题调研培训I</w:t>
      </w:r>
    </w:p>
    <w:p w14:paraId="4428955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【7月3日下午】纪律教育与行前准备；城乡儿童阅读主题调研培训II</w:t>
      </w:r>
    </w:p>
    <w:p w14:paraId="6C5F6BD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【7月4日上午】前往高州</w:t>
      </w:r>
    </w:p>
    <w:p w14:paraId="2696121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【7月4日下午】城乡儿童阅读主题调研①；青少年“阅读+体育”系列活动①准备</w:t>
      </w:r>
    </w:p>
    <w:p w14:paraId="052F7E1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【7月4日晚上】当日活动复盘及次日活动计划</w:t>
      </w:r>
    </w:p>
    <w:p w14:paraId="391B628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【7月5日上午】青少年“阅读+体育”系列活动①开展；城乡儿童阅读主题调研②；青少年“阅读+体育”系列活动②准备</w:t>
      </w:r>
    </w:p>
    <w:p w14:paraId="5DFAA53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【7月5日下午】青少年“阅读+体育”系列活动②开展；城乡儿童阅读主题调研③；青少年“阅读+体育”系列活动③准备</w:t>
      </w:r>
    </w:p>
    <w:p w14:paraId="1A8A7E4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【7月5日晚上】当日活动复盘及次日活动计划</w:t>
      </w:r>
    </w:p>
    <w:p w14:paraId="364368F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【7月6日上午】青少年“阅读+体育”系列活动③开展；城乡儿童阅读主题调研④；青少年“阅读+体育”系列活动④准备</w:t>
      </w:r>
    </w:p>
    <w:p w14:paraId="1EC86B4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【7月6日下午】青少年“阅读+体育”系列活动④开展；青少年“阅读+体育”系列课程⑤准备；城乡儿童阅读示范点现场交流会准备；青少年“阅读+体育”系列活动①准备；城乡儿童阅读主题调研⑤</w:t>
      </w:r>
    </w:p>
    <w:p w14:paraId="1BB9C24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【7月6日晚上】当日活动复盘及次日活动计划</w:t>
      </w:r>
    </w:p>
    <w:p w14:paraId="30B0DEA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【7月7日上午】城乡儿童阅读示范点现场交流会；青少年“阅读+体育”系列活动①开展；青少年“阅读+体育”系列活动②准备；城乡儿童阅读主题调研⑥</w:t>
      </w:r>
    </w:p>
    <w:p w14:paraId="62274F6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【7月7日下午】青少年“阅读+体育”系列活动②开展；城乡儿童阅读主题调研⑦</w:t>
      </w:r>
    </w:p>
    <w:p w14:paraId="0A47A66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【7月7日晚上】当日活动复盘及次日活动计划</w:t>
      </w:r>
    </w:p>
    <w:p w14:paraId="55E61CB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【7月8日上午】青少年“阅读+体育”系列课程⑤开展；城乡儿童阅读主题调研⑧</w:t>
      </w:r>
    </w:p>
    <w:p w14:paraId="773DC11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【7月8日下午】汇报总结准备</w:t>
      </w:r>
    </w:p>
    <w:p w14:paraId="1A85E26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【7月9日上午】2025年文化服务研习汇报总结</w:t>
      </w:r>
    </w:p>
    <w:p w14:paraId="7F49FC3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【7月9日下午】返回广州</w:t>
      </w:r>
    </w:p>
    <w:p w14:paraId="2733D32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四、实习内容与要求（详细列出实习的具体内容，需要掌握、熟悉和了解的内容）</w:t>
      </w:r>
    </w:p>
    <w:p w14:paraId="135143A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文化服务研习II的主题是城乡儿童阅读推广活动设计与服务。</w:t>
      </w:r>
    </w:p>
    <w:p w14:paraId="6EB7F6D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课程分为理论教学和实践教学两个版块。理论教学通过讲授和研讨的方式，教授学生儿童阅读推广活动设计与服务的基本理论、基本方法和实用技能；实践教学通过安排学生在粤港澳大湾区的公共文化服务机构参加志愿服务，要求学生在志愿服务中进行活动设计与服务实施，在志愿服务中研习“深入推进全民阅读，对加强社会主义精神文明建设、促进社会进步具有重要意义”的具体议题。</w:t>
      </w:r>
    </w:p>
    <w:p w14:paraId="50C63D4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引导学生教研青少年“阅读+体育”系列活动时正确使用AI辅助活动策划。</w:t>
      </w:r>
    </w:p>
    <w:p w14:paraId="1C5D4F2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五、实习具体安排和要求（请注明实际负责教师、实习单位等信息）</w:t>
      </w:r>
    </w:p>
    <w:p w14:paraId="70C7FDA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实习周数：2周（10天）</w:t>
      </w:r>
    </w:p>
    <w:p w14:paraId="4911319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【6月9日-6月29日】青少年“阅读+体育”活动策划与准备；城乡儿童阅读主题调研策划与准备</w:t>
      </w:r>
    </w:p>
    <w:p w14:paraId="62FF8B8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【6月30日上午】课程导论；青少年“阅读+体育”活动概述；城乡儿童阅读主题调研概述</w:t>
      </w:r>
    </w:p>
    <w:p w14:paraId="247CA35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【6月30日下午】青少年“阅读+体育”活动分组培训与演练I</w:t>
      </w:r>
    </w:p>
    <w:p w14:paraId="28375E2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【7月1日上午】青少年“阅读+体育”活动分组培训与演练II</w:t>
      </w:r>
    </w:p>
    <w:p w14:paraId="6C8DFCA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【7月1日下午】青少年“阅读+体育”活动分组培训与演练III</w:t>
      </w:r>
    </w:p>
    <w:p w14:paraId="096AE4A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【7月2日上午】青少年“阅读+体育”活动分组培训与演练IV</w:t>
      </w:r>
    </w:p>
    <w:p w14:paraId="08750BA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【7月2日下午】青少年“阅读+体育”活动彩排暨全民阅读研究中心活动教研室会议</w:t>
      </w:r>
    </w:p>
    <w:p w14:paraId="0F4126F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【7月3日上午】城乡儿童阅读主题调研培训I</w:t>
      </w:r>
    </w:p>
    <w:p w14:paraId="55E3ABC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【7月3日下午】纪律教育与行前准备；城乡儿童阅读主题调研培训II</w:t>
      </w:r>
    </w:p>
    <w:p w14:paraId="3825F9C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【7月4日上午】前往高州</w:t>
      </w:r>
    </w:p>
    <w:p w14:paraId="7FF90B6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【7月4日下午】城乡儿童阅读主题调研①；青少年“阅读+体育”系列活动①准备</w:t>
      </w:r>
    </w:p>
    <w:p w14:paraId="51969AF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【7月4日晚上】当日活动复盘及次日活动计划</w:t>
      </w:r>
    </w:p>
    <w:p w14:paraId="43DB19F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【7月5日上午】青少年“阅读+体育”系列活动①开展；城乡儿童阅读主题调研②；青少年“阅读+体育”系列活动②准备</w:t>
      </w:r>
    </w:p>
    <w:p w14:paraId="0B4B6F5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【7月5日下午】青少年“阅读+体育”系列活动②开展；城乡儿童阅读主题调研③；青少年“阅读+体育”系列活动③准备</w:t>
      </w:r>
    </w:p>
    <w:p w14:paraId="4E05B67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【7月5日晚上】当日活动复盘及次日活动计划</w:t>
      </w:r>
    </w:p>
    <w:p w14:paraId="168D928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【7月6日上午】青少年“阅读+体育”系列活动③开展；城乡儿童阅读主题调研④；青少年“阅读+体育”系列活动④准备</w:t>
      </w:r>
    </w:p>
    <w:p w14:paraId="1559500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【7月6日下午】青少年“阅读+体育”系列活动④开展；青少年“阅读+体育”系列课程⑤准备；城乡儿童阅读示范点现场交流会准备；青少年“阅读+体育”系列活动①准备；城乡儿童阅读主题调研⑤</w:t>
      </w:r>
    </w:p>
    <w:p w14:paraId="5206298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【7月6日晚上】当日活动复盘及次日活动计划</w:t>
      </w:r>
    </w:p>
    <w:p w14:paraId="33BAF5B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【7月7日上午】城乡儿童阅读示范点现场交流会；青少年“阅读+体育”系列活动①开展；青少年“阅读+体育”系列活动②准备；城乡儿童阅读主题调研⑥</w:t>
      </w:r>
    </w:p>
    <w:p w14:paraId="78B62B6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【7月7日下午】青少年“阅读+体育”系列活动②开展；城乡儿童阅读主题调研⑦</w:t>
      </w:r>
    </w:p>
    <w:p w14:paraId="705BAF5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【7月7日晚上】当日活动复盘及次日活动计划</w:t>
      </w:r>
    </w:p>
    <w:p w14:paraId="1FB5636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【7月8日上午】青少年“阅读+体育”系列课程⑤开展；城乡儿童阅读主题调研⑧</w:t>
      </w:r>
    </w:p>
    <w:p w14:paraId="087A857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【7月8日下午】汇报总结准备</w:t>
      </w:r>
    </w:p>
    <w:p w14:paraId="09B261C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【7月9日上午】2025年文化服务研习汇报总结</w:t>
      </w:r>
    </w:p>
    <w:p w14:paraId="0573C04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【7月9日下午】返回广州</w:t>
      </w:r>
    </w:p>
    <w:p w14:paraId="584AAF5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p>
    <w:p w14:paraId="4483FF4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六、实习的考核体系（含学分数和评分标准）</w:t>
      </w:r>
    </w:p>
    <w:p w14:paraId="29F64D12">
      <w:pPr>
        <w:spacing w:line="480" w:lineRule="exact"/>
        <w:ind w:firstLine="482" w:firstLineChars="200"/>
        <w:rPr>
          <w:sz w:val="24"/>
        </w:rPr>
      </w:pPr>
      <w:r>
        <w:rPr>
          <w:rFonts w:hint="eastAsia"/>
          <w:b/>
          <w:sz w:val="24"/>
        </w:rPr>
        <w:t>考 核 方 式：考查</w:t>
      </w:r>
    </w:p>
    <w:p w14:paraId="3296D5F7">
      <w:pPr>
        <w:spacing w:line="480" w:lineRule="exact"/>
        <w:ind w:firstLine="482" w:firstLineChars="200"/>
        <w:rPr>
          <w:sz w:val="24"/>
        </w:rPr>
      </w:pPr>
      <w:r>
        <w:rPr>
          <w:rFonts w:hint="eastAsia"/>
          <w:b/>
          <w:sz w:val="24"/>
        </w:rPr>
        <w:t>成绩录入方式： 等级制</w:t>
      </w:r>
    </w:p>
    <w:p w14:paraId="7C17CCE0">
      <w:pPr>
        <w:spacing w:line="480" w:lineRule="exact"/>
        <w:ind w:firstLine="482" w:firstLineChars="200"/>
        <w:rPr>
          <w:sz w:val="24"/>
        </w:rPr>
      </w:pPr>
      <w:r>
        <w:rPr>
          <w:rFonts w:hint="eastAsia"/>
          <w:b/>
          <w:sz w:val="24"/>
        </w:rPr>
        <w:t>总评成绩是否以两级制呈现：否 （“两级制”包括通过P、不通过NP，通过的计学分不计绩点；选择“两级制”的课程须经开课单位审核同意。）</w:t>
      </w:r>
    </w:p>
    <w:p w14:paraId="41C604A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服务研习地点：高州市图书馆、柏桥村新华悦读空间、柏桥小学</w:t>
      </w:r>
    </w:p>
    <w:p w14:paraId="2318FBB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实习项目：</w:t>
      </w:r>
    </w:p>
    <w:p w14:paraId="568E03E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【志愿服务1-7】“荔乡童阅”全民阅读系列活动（开展青少年“阅读+体育”活动7场次）</w:t>
      </w:r>
    </w:p>
    <w:p w14:paraId="51B317E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【调查研究1-5】城乡儿童阅读主题调研</w:t>
      </w:r>
    </w:p>
    <w:p w14:paraId="0DEA2A8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实际负责教师：张靖、苏焕宁、李芷莹</w:t>
      </w:r>
    </w:p>
    <w:p w14:paraId="07B297B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七、主要的教学参考资料（要求写明教材，并推荐若干参考书，并注明书名、作者、出版社、版本、出版日期等）</w:t>
      </w:r>
    </w:p>
    <w:p w14:paraId="5BE47FF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无</w:t>
      </w:r>
    </w:p>
    <w:p w14:paraId="5193ADD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396175908@qq.com">
    <w15:presenceInfo w15:providerId="Windows Live" w15:userId="4e30e4931752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2F8"/>
    <w:rsid w:val="000F72A8"/>
    <w:rsid w:val="00203FF7"/>
    <w:rsid w:val="00271F27"/>
    <w:rsid w:val="003057F0"/>
    <w:rsid w:val="00431FA2"/>
    <w:rsid w:val="00436944"/>
    <w:rsid w:val="00656887"/>
    <w:rsid w:val="006C2519"/>
    <w:rsid w:val="007562F8"/>
    <w:rsid w:val="00907715"/>
    <w:rsid w:val="00A96A69"/>
    <w:rsid w:val="00C27874"/>
    <w:rsid w:val="00CF098D"/>
    <w:rsid w:val="00D525C1"/>
    <w:rsid w:val="00DB3FF0"/>
    <w:rsid w:val="00E1651F"/>
    <w:rsid w:val="00EE51E6"/>
    <w:rsid w:val="00F173EA"/>
    <w:rsid w:val="72F63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link w:val="10"/>
    <w:qFormat/>
    <w:uiPriority w:val="0"/>
    <w:pPr>
      <w:spacing w:before="240" w:after="60" w:line="312" w:lineRule="auto"/>
      <w:jc w:val="center"/>
      <w:outlineLvl w:val="1"/>
    </w:pPr>
    <w:rPr>
      <w:rFonts w:ascii="Arial" w:hAnsi="Arial" w:eastAsia="宋体" w:cs="Arial"/>
      <w:b/>
      <w:bCs/>
      <w:kern w:val="28"/>
      <w:sz w:val="32"/>
      <w:szCs w:val="32"/>
    </w:r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副标题 Char"/>
    <w:basedOn w:val="7"/>
    <w:link w:val="5"/>
    <w:uiPriority w:val="0"/>
    <w:rPr>
      <w:rFonts w:ascii="Arial" w:hAnsi="Arial" w:eastAsia="宋体" w:cs="Arial"/>
      <w:b/>
      <w:bCs/>
      <w:kern w:val="28"/>
      <w:sz w:val="32"/>
      <w:szCs w:val="32"/>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10</Pages>
  <Words>34</Words>
  <Characters>200</Characters>
  <Lines>1</Lines>
  <Paragraphs>1</Paragraphs>
  <TotalTime>0</TotalTime>
  <ScaleCrop>false</ScaleCrop>
  <LinksUpToDate>false</LinksUpToDate>
  <CharactersWithSpaces>233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2018-09-06T02:19:00Z</dcterms:created>
  <dc:creator>dell</dc:creator>
  <cp:lastModifiedBy>Vante.</cp:lastModifiedBy>
  <dcterms:modified xsi:type="dcterms:W3CDTF">2026-04-12T06:23:41Z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AEA4365CDAF9495C9BBABE0484157899_13</vt:lpwstr>
  </property>
</Properties>
</file>