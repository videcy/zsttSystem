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F90F0">
      <w:pPr>
        <w:pStyle w:val="5"/>
        <w:spacing w:line="160" w:lineRule="exact"/>
        <w:jc w:val="both"/>
        <w:rPr>
          <w:rFonts w:ascii="Times New Roman" w:hAnsi="Times New Roman" w:eastAsia="仿宋_GB2312" w:cs="Times New Roman"/>
          <w:sz w:val="28"/>
        </w:rPr>
      </w:pPr>
      <w:bookmarkStart w:id="0" w:name="_GoBack"/>
      <w:bookmarkEnd w:id="0"/>
      <w:r>
        <w:rPr>
          <w:rFonts w:ascii="Times New Roman" w:hAnsi="Times New Roman" w:eastAsia="仿宋_GB2312" w:cs="Times New Roman"/>
          <w:sz w:val="28"/>
        </w:rPr>
        <w:t>附件2：</w:t>
      </w:r>
      <w:r>
        <w:rPr>
          <w:rFonts w:hint="eastAsia" w:ascii="Times New Roman" w:hAnsi="Times New Roman" w:eastAsia="仿宋_GB2312" w:cs="Times New Roman"/>
          <w:sz w:val="28"/>
        </w:rPr>
        <w:t>实习</w:t>
      </w:r>
      <w:r>
        <w:rPr>
          <w:rFonts w:ascii="Times New Roman" w:hAnsi="Times New Roman" w:eastAsia="仿宋_GB2312" w:cs="Times New Roman"/>
          <w:sz w:val="28"/>
        </w:rPr>
        <w:t>大纲的基本格式和内容</w:t>
      </w:r>
    </w:p>
    <w:p w14:paraId="30E1DFAD">
      <w:pPr>
        <w:pStyle w:val="5"/>
        <w:spacing w:line="160" w:lineRule="exact"/>
        <w:jc w:val="both"/>
        <w:rPr>
          <w:rFonts w:ascii="Times New Roman" w:hAnsi="Times New Roman" w:eastAsia="仿宋_GB2312" w:cs="Times New Roman"/>
          <w:b w:val="0"/>
          <w:sz w:val="28"/>
        </w:rPr>
      </w:pPr>
      <w:r>
        <w:rPr>
          <w:rFonts w:ascii="Times New Roman" w:hAnsi="Times New Roman" w:eastAsia="仿宋_GB2312" w:cs="Times New Roman"/>
          <w:b w:val="0"/>
          <w:sz w:val="28"/>
        </w:rPr>
        <w:t>（</w:t>
      </w:r>
      <w:r>
        <w:rPr>
          <w:rFonts w:hint="eastAsia" w:ascii="Times New Roman" w:hAnsi="Times New Roman" w:eastAsia="仿宋_GB2312" w:cs="Times New Roman"/>
          <w:b w:val="0"/>
          <w:sz w:val="28"/>
        </w:rPr>
        <w:t>实习</w:t>
      </w:r>
      <w:r>
        <w:rPr>
          <w:rFonts w:ascii="Times New Roman" w:hAnsi="Times New Roman" w:eastAsia="仿宋_GB2312" w:cs="Times New Roman"/>
          <w:b w:val="0"/>
          <w:sz w:val="28"/>
        </w:rPr>
        <w:t>大纲封面）</w:t>
      </w:r>
    </w:p>
    <w:p w14:paraId="796509F9">
      <w:pPr>
        <w:spacing w:line="1480" w:lineRule="exact"/>
        <w:jc w:val="center"/>
        <w:rPr>
          <w:rFonts w:eastAsia="楷体_GB2312"/>
          <w:b/>
          <w:bCs/>
          <w:spacing w:val="40"/>
          <w:sz w:val="72"/>
        </w:rPr>
      </w:pPr>
    </w:p>
    <w:p w14:paraId="6C47348F">
      <w:pPr>
        <w:spacing w:line="1480" w:lineRule="exact"/>
        <w:jc w:val="center"/>
        <w:rPr>
          <w:rFonts w:eastAsia="楷体_GB2312"/>
          <w:b/>
          <w:bCs/>
          <w:spacing w:val="40"/>
          <w:sz w:val="72"/>
        </w:rPr>
      </w:pPr>
      <w:r>
        <w:rPr>
          <w:rFonts w:eastAsia="楷体_GB2312"/>
          <w:b/>
          <w:bCs/>
          <w:spacing w:val="40"/>
          <w:sz w:val="72"/>
        </w:rPr>
        <w:t>中山大学</w:t>
      </w:r>
    </w:p>
    <w:p w14:paraId="6F3AE28F">
      <w:pPr>
        <w:widowControl/>
        <w:shd w:val="clear" w:color="auto" w:fill="FFFFFF"/>
        <w:spacing w:before="100" w:beforeAutospacing="1" w:after="258"/>
        <w:ind w:firstLine="620"/>
        <w:jc w:val="left"/>
        <w:rPr>
          <w:rFonts w:ascii="仿宋" w:hAnsi="仿宋" w:eastAsia="仿宋" w:cs="宋体"/>
          <w:color w:val="FF0000"/>
          <w:kern w:val="0"/>
          <w:sz w:val="32"/>
          <w:szCs w:val="32"/>
        </w:rPr>
      </w:pPr>
    </w:p>
    <w:p w14:paraId="384618B1">
      <w:pPr>
        <w:spacing w:before="312" w:beforeLines="100" w:line="640" w:lineRule="exact"/>
        <w:jc w:val="center"/>
        <w:rPr>
          <w:rFonts w:eastAsia="黑体"/>
          <w:sz w:val="56"/>
        </w:rPr>
      </w:pPr>
      <w:r>
        <w:rPr>
          <w:rFonts w:eastAsia="黑体"/>
          <w:sz w:val="56"/>
        </w:rPr>
        <w:t>本科</w:t>
      </w:r>
      <w:r>
        <w:rPr>
          <w:rFonts w:hint="eastAsia" w:eastAsia="黑体"/>
          <w:sz w:val="56"/>
        </w:rPr>
        <w:t>实习</w:t>
      </w:r>
      <w:r>
        <w:rPr>
          <w:rFonts w:eastAsia="黑体"/>
          <w:sz w:val="56"/>
        </w:rPr>
        <w:t>教学大纲</w:t>
      </w:r>
    </w:p>
    <w:p w14:paraId="05F6819F">
      <w:pPr>
        <w:spacing w:line="480" w:lineRule="exact"/>
        <w:ind w:firstLine="2127" w:firstLineChars="709"/>
        <w:rPr>
          <w:ins w:id="0" w:author="396175908@qq.com" w:date="2018-07-02T17:45:00Z"/>
          <w:rFonts w:eastAsia="黑体"/>
          <w:sz w:val="30"/>
        </w:rPr>
      </w:pPr>
    </w:p>
    <w:p w14:paraId="4F2ADC34">
      <w:pPr>
        <w:spacing w:line="480" w:lineRule="exact"/>
        <w:ind w:firstLine="2127" w:firstLineChars="709"/>
        <w:rPr>
          <w:ins w:id="1" w:author="396175908@qq.com" w:date="2018-07-02T17:45:00Z"/>
          <w:rFonts w:eastAsia="黑体"/>
          <w:sz w:val="30"/>
        </w:rPr>
      </w:pPr>
    </w:p>
    <w:p w14:paraId="3C62C6ED">
      <w:pPr>
        <w:spacing w:line="480" w:lineRule="exact"/>
        <w:ind w:firstLine="2127" w:firstLineChars="709"/>
        <w:rPr>
          <w:ins w:id="2" w:author="396175908@qq.com" w:date="2018-07-02T17:45:00Z"/>
          <w:rFonts w:eastAsia="黑体"/>
          <w:sz w:val="30"/>
          <w:u w:val="single"/>
        </w:rPr>
      </w:pPr>
      <w:ins w:id="3" w:author="396175908@qq.com" w:date="2018-07-02T17:45:00Z">
        <w:r>
          <w:rPr>
            <w:rFonts w:eastAsia="黑体"/>
            <w:sz w:val="30"/>
          </w:rPr>
          <w:t>学院（系）</w:t>
        </w:r>
      </w:ins>
      <w:ins w:id="4" w:author="396175908@qq.com" w:date="2018-07-02T17:45:00Z">
        <w:r>
          <w:rPr>
            <w:rFonts w:hint="eastAsia" w:eastAsia="黑体"/>
            <w:sz w:val="30"/>
            <w:u w:val="single"/>
          </w:rPr>
          <w:t>信息管理学院</w:t>
        </w:r>
      </w:ins>
    </w:p>
    <w:p w14:paraId="50617D79">
      <w:pPr>
        <w:spacing w:line="480" w:lineRule="exact"/>
        <w:ind w:firstLine="2127" w:firstLineChars="709"/>
        <w:rPr>
          <w:ins w:id="5" w:author="396175908@qq.com" w:date="2018-07-02T17:45:00Z"/>
          <w:rFonts w:eastAsia="黑体"/>
          <w:sz w:val="30"/>
          <w:u w:val="single"/>
        </w:rPr>
      </w:pPr>
    </w:p>
    <w:p w14:paraId="74216EC1">
      <w:pPr>
        <w:spacing w:line="480" w:lineRule="exact"/>
        <w:ind w:firstLine="2127" w:firstLineChars="709"/>
        <w:rPr>
          <w:ins w:id="6" w:author="396175908@qq.com" w:date="2018-07-02T17:45:00Z"/>
          <w:sz w:val="30"/>
          <w:u w:val="single"/>
        </w:rPr>
      </w:pPr>
      <w:ins w:id="7" w:author="396175908@qq.com" w:date="2018-07-02T17:45:00Z">
        <w:r>
          <w:rPr>
            <w:rFonts w:eastAsia="黑体"/>
            <w:sz w:val="30"/>
          </w:rPr>
          <w:t>课程名称</w:t>
        </w:r>
      </w:ins>
      <w:ins w:id="8" w:author="396175908@qq.com" w:date="2018-07-02T17:45:00Z">
        <w:r>
          <w:rPr>
            <w:rFonts w:eastAsia="黑体"/>
            <w:sz w:val="30"/>
            <w:u w:val="single"/>
          </w:rPr>
          <w:t xml:space="preserve"> 文化服务研习Ⅲ</w:t>
        </w:r>
      </w:ins>
    </w:p>
    <w:p w14:paraId="4ED8C3F0">
      <w:pPr>
        <w:spacing w:line="900" w:lineRule="exact"/>
        <w:ind w:firstLine="3600" w:firstLineChars="1200"/>
        <w:rPr>
          <w:ins w:id="9" w:author="396175908@qq.com" w:date="2018-07-02T17:45:00Z"/>
          <w:sz w:val="30"/>
        </w:rPr>
      </w:pPr>
    </w:p>
    <w:p w14:paraId="000CF201">
      <w:pPr>
        <w:spacing w:line="900" w:lineRule="exact"/>
        <w:jc w:val="center"/>
        <w:rPr>
          <w:ins w:id="10" w:author="396175908@qq.com" w:date="2018-07-02T17:45:00Z"/>
          <w:rFonts w:eastAsia="仿宋_GB2312"/>
          <w:b/>
          <w:bCs/>
          <w:kern w:val="28"/>
          <w:sz w:val="32"/>
          <w:szCs w:val="32"/>
        </w:rPr>
      </w:pPr>
    </w:p>
    <w:p w14:paraId="6C57395A">
      <w:pPr>
        <w:spacing w:line="900" w:lineRule="exact"/>
        <w:jc w:val="center"/>
        <w:rPr>
          <w:ins w:id="11" w:author="396175908@qq.com" w:date="2018-07-02T17:45:00Z"/>
          <w:rFonts w:eastAsia="仿宋_GB2312"/>
          <w:b/>
          <w:bCs/>
          <w:kern w:val="28"/>
          <w:sz w:val="32"/>
          <w:szCs w:val="32"/>
        </w:rPr>
      </w:pPr>
    </w:p>
    <w:p w14:paraId="608541D5">
      <w:pPr>
        <w:spacing w:line="900" w:lineRule="exact"/>
        <w:jc w:val="center"/>
        <w:rPr>
          <w:ins w:id="12" w:author="396175908@qq.com" w:date="2018-07-02T17:45:00Z"/>
          <w:rFonts w:eastAsia="仿宋_GB2312"/>
          <w:b/>
          <w:bCs/>
          <w:kern w:val="28"/>
          <w:sz w:val="32"/>
          <w:szCs w:val="32"/>
        </w:rPr>
      </w:pPr>
    </w:p>
    <w:p w14:paraId="10D00B50">
      <w:pPr>
        <w:spacing w:line="900" w:lineRule="exact"/>
        <w:jc w:val="center"/>
        <w:rPr>
          <w:ins w:id="13" w:author="396175908@qq.com" w:date="2018-07-02T17:45:00Z"/>
          <w:rFonts w:eastAsia="仿宋_GB2312"/>
          <w:b/>
          <w:bCs/>
          <w:kern w:val="28"/>
          <w:sz w:val="32"/>
          <w:szCs w:val="32"/>
        </w:rPr>
      </w:pPr>
    </w:p>
    <w:p w14:paraId="22275EDA">
      <w:pPr>
        <w:spacing w:line="900" w:lineRule="exact"/>
        <w:jc w:val="center"/>
        <w:rPr>
          <w:ins w:id="14" w:author="396175908@qq.com" w:date="2018-07-02T17:45:00Z"/>
          <w:rFonts w:ascii="仿宋_GB2312" w:hAnsi="仿宋_GB2312" w:eastAsia="仿宋_GB2312" w:cs="仿宋_GB2312"/>
          <w:b/>
          <w:bCs/>
          <w:kern w:val="28"/>
          <w:sz w:val="32"/>
          <w:szCs w:val="32"/>
        </w:rPr>
      </w:pPr>
      <w:ins w:id="15" w:author="396175908@qq.com" w:date="2018-07-02T17:45:00Z">
        <w:r>
          <w:rPr>
            <w:rFonts w:eastAsia="仿宋_GB2312"/>
            <w:b/>
            <w:bCs/>
            <w:kern w:val="28"/>
            <w:sz w:val="32"/>
            <w:szCs w:val="32"/>
          </w:rPr>
          <w:t>二〇二五</w:t>
        </w:r>
      </w:ins>
      <w:ins w:id="16" w:author="396175908@qq.com" w:date="2018-07-02T17:45:00Z">
        <w:r>
          <w:rPr>
            <w:rFonts w:hint="eastAsia" w:ascii="仿宋_GB2312" w:hAnsi="仿宋_GB2312" w:eastAsia="仿宋_GB2312" w:cs="仿宋_GB2312"/>
            <w:b/>
            <w:bCs/>
            <w:kern w:val="28"/>
            <w:sz w:val="32"/>
            <w:szCs w:val="32"/>
          </w:rPr>
          <w:t>年（对应打印年份）</w:t>
        </w:r>
      </w:ins>
    </w:p>
    <w:p w14:paraId="5ED4D8F7">
      <w:pPr>
        <w:widowControl/>
        <w:shd w:val="clear" w:color="auto" w:fill="FFFFFF"/>
        <w:spacing w:before="100" w:beforeAutospacing="1" w:after="258"/>
        <w:ind w:firstLine="620"/>
        <w:jc w:val="left"/>
        <w:rPr>
          <w:del w:id="17" w:author="396175908@qq.com" w:date="2018-07-02T17:45:00Z"/>
          <w:rFonts w:ascii="仿宋" w:hAnsi="仿宋" w:eastAsia="仿宋" w:cs="宋体"/>
          <w:color w:val="FF0000"/>
          <w:kern w:val="0"/>
          <w:sz w:val="32"/>
          <w:szCs w:val="32"/>
        </w:rPr>
      </w:pPr>
    </w:p>
    <w:p w14:paraId="5C747CD6">
      <w:pPr>
        <w:widowControl/>
        <w:shd w:val="clear" w:color="auto" w:fill="FFFFFF"/>
        <w:spacing w:before="100" w:beforeAutospacing="1" w:after="258"/>
        <w:ind w:firstLine="620"/>
        <w:jc w:val="left"/>
        <w:rPr>
          <w:del w:id="18" w:author="396175908@qq.com" w:date="2018-07-02T17:45:00Z"/>
          <w:rFonts w:eastAsia="黑体"/>
          <w:sz w:val="36"/>
          <w:szCs w:val="36"/>
        </w:rPr>
      </w:pPr>
    </w:p>
    <w:p w14:paraId="6C75413F">
      <w:pPr>
        <w:widowControl/>
        <w:shd w:val="clear" w:color="auto" w:fill="FFFFFF"/>
        <w:spacing w:before="100" w:beforeAutospacing="1" w:after="258"/>
        <w:ind w:firstLine="620"/>
        <w:jc w:val="left"/>
        <w:rPr>
          <w:del w:id="19" w:author="396175908@qq.com" w:date="2018-07-02T17:45:00Z"/>
          <w:rFonts w:eastAsia="黑体"/>
          <w:sz w:val="36"/>
          <w:szCs w:val="36"/>
        </w:rPr>
      </w:pPr>
    </w:p>
    <w:p w14:paraId="33A7248F">
      <w:pPr>
        <w:widowControl/>
        <w:shd w:val="clear" w:color="auto" w:fill="FFFFFF"/>
        <w:spacing w:before="100" w:beforeAutospacing="1" w:after="258"/>
        <w:ind w:firstLine="620"/>
        <w:jc w:val="left"/>
        <w:rPr>
          <w:rFonts w:eastAsia="黑体"/>
          <w:sz w:val="36"/>
          <w:szCs w:val="36"/>
        </w:rPr>
      </w:pPr>
      <w:r>
        <w:rPr>
          <w:rFonts w:hint="eastAsia" w:eastAsia="黑体"/>
          <w:sz w:val="36"/>
          <w:szCs w:val="36"/>
        </w:rPr>
        <w:t>适用</w:t>
      </w:r>
      <w:r>
        <w:rPr>
          <w:rFonts w:eastAsia="黑体"/>
          <w:sz w:val="36"/>
          <w:szCs w:val="36"/>
        </w:rPr>
        <w:t>专业：</w:t>
      </w:r>
    </w:p>
    <w:p w14:paraId="27DF1A0E">
      <w:pPr>
        <w:widowControl/>
        <w:shd w:val="clear" w:color="auto" w:fill="FFFFFF"/>
        <w:spacing w:before="100" w:beforeAutospacing="1" w:after="258"/>
        <w:ind w:firstLine="620"/>
        <w:jc w:val="left"/>
        <w:rPr>
          <w:rFonts w:ascii="仿宋" w:hAnsi="仿宋" w:eastAsia="仿宋" w:cs="宋体"/>
          <w:color w:val="FF0000"/>
          <w:kern w:val="0"/>
          <w:sz w:val="32"/>
          <w:szCs w:val="32"/>
        </w:rPr>
      </w:pPr>
      <w:r>
        <w:rPr>
          <w:rFonts w:eastAsia="黑体"/>
          <w:sz w:val="36"/>
          <w:szCs w:val="36"/>
        </w:rPr>
        <w:t>n120501图书馆学,n120502档案学</w:t>
      </w:r>
    </w:p>
    <w:p w14:paraId="307AEB34">
      <w:pPr>
        <w:widowControl/>
        <w:shd w:val="clear" w:color="auto" w:fill="FFFFFF"/>
        <w:spacing w:before="100" w:beforeAutospacing="1" w:after="258"/>
        <w:ind w:firstLine="620"/>
        <w:jc w:val="left"/>
        <w:rPr>
          <w:rFonts w:ascii="仿宋" w:hAnsi="仿宋" w:eastAsia="仿宋" w:cs="宋体"/>
          <w:color w:val="FF0000"/>
          <w:kern w:val="0"/>
          <w:sz w:val="32"/>
          <w:szCs w:val="32"/>
        </w:rPr>
      </w:pPr>
    </w:p>
    <w:p w14:paraId="4B8A3B12">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一、实习的性质</w:t>
      </w:r>
    </w:p>
    <w:p w14:paraId="3EF93843">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专业实习；集中实习</w:t>
      </w:r>
    </w:p>
    <w:p w14:paraId="7103883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二、实习目的（实习目标应体现思政要求。）</w:t>
      </w:r>
    </w:p>
    <w:p w14:paraId="1A28E15E">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匹配学院人才培养计划，结合本科生专业核心课程教学，确定适合不同阶段学生专业素养和教学目标的文化志愿专业服务项目，紧扣第一课堂，贴合文化服务实践领域需求，设计年度研习课题，结合志愿服务，为不同阶段学生布置实践案例调研、实践专题调研、实践问题对策等进阶服务研习任务。通过服务研习，让学生投身社会主义文化强国建设，在内容上观照《中共中央关于制定国民经济和社会发展第十四个五年规划和二〇三五年远景目标的建议》第九部分“繁荣发展文化事业和文化产业，提高国家文化软实力”的第33“提升公共文化服务水平”和第34“健全现代文化产业体系”等意见，在形式上落实第32“提高社会文明程度”，知道为何而学、所学为何，践行学以致用，涵养专业情怀。</w:t>
      </w:r>
    </w:p>
    <w:p w14:paraId="633F411F">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三、时间安排和分配（写明总实习周数，具体时间分配）</w:t>
      </w:r>
    </w:p>
    <w:p w14:paraId="5AAE707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实习周数：2周（10天）</w:t>
      </w:r>
    </w:p>
    <w:p w14:paraId="025648D2">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【6月9日-6月29日】青少年“阅读+体育”活动策划与准备；城乡儿童阅读主题调研策划与准备</w:t>
      </w:r>
    </w:p>
    <w:p w14:paraId="0F72FE3F">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【6月30日上午】课程导论；青少年“阅读+体育”活动概述；城乡儿童阅读主题调研概述</w:t>
      </w:r>
    </w:p>
    <w:p w14:paraId="73DDA367">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【6月30日下午】青少年“阅读+体育”活动分组培训与演练I</w:t>
      </w:r>
    </w:p>
    <w:p w14:paraId="05AEAC94">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【7月1日上午】青少年“阅读+体育”活动分组培训与演练II</w:t>
      </w:r>
    </w:p>
    <w:p w14:paraId="5CD55AE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【7月1日下午】青少年“阅读+体育”活动分组培训与演练III</w:t>
      </w:r>
    </w:p>
    <w:p w14:paraId="141DC311">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【7月2日上午】青少年“阅读+体育”活动分组培训与演练IV</w:t>
      </w:r>
    </w:p>
    <w:p w14:paraId="05C4DFE0">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【7月2日下午】青少年“阅读+体育”活动彩排暨全民阅读研究中心活动教研室会议</w:t>
      </w:r>
    </w:p>
    <w:p w14:paraId="6047E338">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【7月3日上午】城乡儿童阅读主题调研培训I</w:t>
      </w:r>
    </w:p>
    <w:p w14:paraId="2FDFEBE8">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【7月3日下午】纪律教育与行前准备；城乡儿童阅读主题调研培训II</w:t>
      </w:r>
    </w:p>
    <w:p w14:paraId="31AA1CD8">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【7月4日上午】前往高州</w:t>
      </w:r>
    </w:p>
    <w:p w14:paraId="5ECB8645">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【7月4日下午】城乡儿童阅读主题调研①；青少年“阅读+体育”系列活动①准备</w:t>
      </w:r>
    </w:p>
    <w:p w14:paraId="4CF16EC4">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【7月4日晚上】当日活动复盘及次日活动计划</w:t>
      </w:r>
    </w:p>
    <w:p w14:paraId="7C5EA803">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【7月5日上午】青少年“阅读+体育”系列活动①开展；城乡儿童阅读主题调研②；青少年“阅读+体育”系列活动②准备</w:t>
      </w:r>
    </w:p>
    <w:p w14:paraId="02178616">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【7月5日下午】青少年“阅读+体育”系列活动②开展；城乡儿童阅读主题调研③；青少年“阅读+体育”系列活动③准备</w:t>
      </w:r>
    </w:p>
    <w:p w14:paraId="1CDFE77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【7月5日晚上】当日活动复盘及次日活动计划</w:t>
      </w:r>
    </w:p>
    <w:p w14:paraId="3E0E4563">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【7月6日上午】青少年“阅读+体育”系列活动③开展；城乡儿童阅读主题调研④；青少年“阅读+体育”系列活动④准备</w:t>
      </w:r>
    </w:p>
    <w:p w14:paraId="3835D4F6">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【7月6日下午】青少年“阅读+体育”系列活动④开展；青少年“阅读+体育”系列课程⑤准备；城乡儿童阅读示范点现场交流会准备；青少年“阅读+体育”系列活动①准备；城乡儿童阅读主题调研⑤</w:t>
      </w:r>
    </w:p>
    <w:p w14:paraId="7906D7F2">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【7月6日晚上】当日活动复盘及次日活动计划</w:t>
      </w:r>
    </w:p>
    <w:p w14:paraId="74B77A6F">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【7月7日上午】城乡儿童阅读示范点现场交流会；青少年“阅读+体育”系列活动①开展；青少年“阅读+体育”系列活动②准备；城乡儿童阅读主题调研⑥</w:t>
      </w:r>
    </w:p>
    <w:p w14:paraId="696356EF">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【7月7日下午】青少年“阅读+体育”系列活动②开展；城乡儿童阅读主题调研⑦</w:t>
      </w:r>
    </w:p>
    <w:p w14:paraId="005E7F9F">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【7月7日晚上】当日活动复盘及次日活动计划</w:t>
      </w:r>
    </w:p>
    <w:p w14:paraId="0B3BD717">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【7月8日上午】青少年“阅读+体育”系列课程⑤开展；城乡儿童阅读主题调研⑧</w:t>
      </w:r>
    </w:p>
    <w:p w14:paraId="4B267440">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【7月8日下午】汇报总结准备</w:t>
      </w:r>
    </w:p>
    <w:p w14:paraId="0BF6737F">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【7月9日上午】2025年文化服务研习汇报总结</w:t>
      </w:r>
    </w:p>
    <w:p w14:paraId="7023E7C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【7月9日下午】返回广州</w:t>
      </w:r>
    </w:p>
    <w:p w14:paraId="13339E56">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四、实习内容与要求（详细列出实习的具体内容，需要掌握、熟悉和了解的内容）</w:t>
      </w:r>
    </w:p>
    <w:p w14:paraId="4CF8FB6E">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文化服务研习III的主题是公共文化服务实践问题对策。</w:t>
      </w:r>
    </w:p>
    <w:p w14:paraId="3E05D9E5">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课程分为理论教学和实践教学两个版块。理论教学通过讲授和研讨的方式，教授学生实践问题对策的基本方法和技能；实践教学通过安排学生在粤港澳大湾区的公共文化服务机构参加志愿服务，要求学生在志愿服务中进行实践问题对策实训，在志愿服务和实践问题对策中研习“繁荣发展文化事业和文化产业，提高国家文化软实力”具体议题。</w:t>
      </w:r>
    </w:p>
    <w:p w14:paraId="3E118BD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引导学生教研青少年“阅读+体育”系列活动时正确使用AI辅助活动策划。</w:t>
      </w:r>
    </w:p>
    <w:p w14:paraId="0F161B5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五、实习具体安排和要求（请注明实际负责教师、实习单位等信息）</w:t>
      </w:r>
    </w:p>
    <w:p w14:paraId="2CA05BED">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服务研习地点：高州市图书馆、柏桥村新华悦读空间、柏桥小学</w:t>
      </w:r>
    </w:p>
    <w:p w14:paraId="7E6C53E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实习项目：</w:t>
      </w:r>
    </w:p>
    <w:p w14:paraId="265FB347">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【志愿服务1-7】“荔乡童阅”全民阅读系列活动（开展青少年“阅读+体育”活动7场次）</w:t>
      </w:r>
    </w:p>
    <w:p w14:paraId="26324750">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【调查研究1-5】城乡儿童阅读主题调研</w:t>
      </w:r>
    </w:p>
    <w:p w14:paraId="7084440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实际负责教师：张靖、苏焕宁、李芷莹</w:t>
      </w:r>
    </w:p>
    <w:p w14:paraId="285601C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六、实习的考核体系（含学分数和评分标准）</w:t>
      </w:r>
    </w:p>
    <w:p w14:paraId="40023F73">
      <w:pPr>
        <w:spacing w:line="480" w:lineRule="exact"/>
        <w:ind w:firstLine="482" w:firstLineChars="200"/>
        <w:rPr>
          <w:sz w:val="24"/>
        </w:rPr>
      </w:pPr>
      <w:r>
        <w:rPr>
          <w:rFonts w:hint="eastAsia"/>
          <w:b/>
          <w:sz w:val="24"/>
        </w:rPr>
        <w:t>考 核 方 式：考查</w:t>
      </w:r>
    </w:p>
    <w:p w14:paraId="1309CCE1">
      <w:pPr>
        <w:spacing w:line="480" w:lineRule="exact"/>
        <w:ind w:firstLine="482" w:firstLineChars="200"/>
        <w:rPr>
          <w:sz w:val="24"/>
        </w:rPr>
      </w:pPr>
      <w:r>
        <w:rPr>
          <w:rFonts w:hint="eastAsia"/>
          <w:b/>
          <w:sz w:val="24"/>
        </w:rPr>
        <w:t>成绩录入方式： 等级制</w:t>
      </w:r>
    </w:p>
    <w:p w14:paraId="69611FE1">
      <w:pPr>
        <w:spacing w:line="480" w:lineRule="exact"/>
        <w:ind w:firstLine="482" w:firstLineChars="200"/>
        <w:rPr>
          <w:sz w:val="24"/>
        </w:rPr>
      </w:pPr>
      <w:r>
        <w:rPr>
          <w:rFonts w:hint="eastAsia"/>
          <w:b/>
          <w:sz w:val="24"/>
        </w:rPr>
        <w:t>总评成绩是否以两级制呈现：否 （“两级制”包括通过P、不通过NP，通过的计学分不计绩点；选择“两级制”的课程须经开课单位审核同意。）</w:t>
      </w:r>
    </w:p>
    <w:p w14:paraId="7B27EC53">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考核采用等级制，根据以下三部分的情况确定成绩。要求每位同学完成一份1000字文化服务研习心得；每组同学按具体任务完成青少年“阅读+体育”活动工具包一份。</w:t>
      </w:r>
    </w:p>
    <w:p w14:paraId="0DDD8810">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第一部分：志愿服务和调查研究参与情况（按个人计分，占比50%）</w:t>
      </w:r>
    </w:p>
    <w:p w14:paraId="67EEF981">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第二部分：文化服务研习心得（按个人计分，占比20%）</w:t>
      </w:r>
    </w:p>
    <w:p w14:paraId="22FEB96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第三部分：青少年“阅读+体育”活动工具包（按个人计分，占比30%）</w:t>
      </w:r>
    </w:p>
    <w:p w14:paraId="6536E9C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七、主要的教学参考资料（要求写明教材，并推荐若干参考书，并注明书名、作者、出版社、版本、出版日期等）</w:t>
      </w:r>
    </w:p>
    <w:p w14:paraId="3830622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无</w:t>
      </w:r>
    </w:p>
    <w:p w14:paraId="60B036B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396175908@qq.com">
    <w15:presenceInfo w15:providerId="Windows Live" w15:userId="4e30e493175289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2F8"/>
    <w:rsid w:val="000F72A8"/>
    <w:rsid w:val="00203FF7"/>
    <w:rsid w:val="00271F27"/>
    <w:rsid w:val="003057F0"/>
    <w:rsid w:val="00431FA2"/>
    <w:rsid w:val="00436944"/>
    <w:rsid w:val="00656887"/>
    <w:rsid w:val="006C2519"/>
    <w:rsid w:val="007562F8"/>
    <w:rsid w:val="00907715"/>
    <w:rsid w:val="00A96A69"/>
    <w:rsid w:val="00C27874"/>
    <w:rsid w:val="00CF098D"/>
    <w:rsid w:val="00D525C1"/>
    <w:rsid w:val="00DB3FF0"/>
    <w:rsid w:val="00E1651F"/>
    <w:rsid w:val="00EE51E6"/>
    <w:rsid w:val="00F173EA"/>
    <w:rsid w:val="77BC6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uiPriority w:val="99"/>
    <w:rPr>
      <w:sz w:val="18"/>
      <w:szCs w:val="18"/>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5">
    <w:name w:val="Subtitle"/>
    <w:basedOn w:val="1"/>
    <w:link w:val="10"/>
    <w:qFormat/>
    <w:uiPriority w:val="0"/>
    <w:pPr>
      <w:spacing w:before="240" w:after="60" w:line="312" w:lineRule="auto"/>
      <w:jc w:val="center"/>
      <w:outlineLvl w:val="1"/>
    </w:pPr>
    <w:rPr>
      <w:rFonts w:ascii="Arial" w:hAnsi="Arial" w:eastAsia="宋体" w:cs="Arial"/>
      <w:b/>
      <w:bCs/>
      <w:kern w:val="28"/>
      <w:sz w:val="32"/>
      <w:szCs w:val="32"/>
    </w:rPr>
  </w:style>
  <w:style w:type="character" w:customStyle="1" w:styleId="8">
    <w:name w:val="页眉 Char"/>
    <w:basedOn w:val="7"/>
    <w:link w:val="4"/>
    <w:uiPriority w:val="99"/>
    <w:rPr>
      <w:sz w:val="18"/>
      <w:szCs w:val="18"/>
    </w:rPr>
  </w:style>
  <w:style w:type="character" w:customStyle="1" w:styleId="9">
    <w:name w:val="页脚 Char"/>
    <w:basedOn w:val="7"/>
    <w:link w:val="3"/>
    <w:uiPriority w:val="99"/>
    <w:rPr>
      <w:sz w:val="18"/>
      <w:szCs w:val="18"/>
    </w:rPr>
  </w:style>
  <w:style w:type="character" w:customStyle="1" w:styleId="10">
    <w:name w:val="副标题 Char"/>
    <w:basedOn w:val="7"/>
    <w:link w:val="5"/>
    <w:uiPriority w:val="0"/>
    <w:rPr>
      <w:rFonts w:ascii="Arial" w:hAnsi="Arial" w:eastAsia="宋体" w:cs="Arial"/>
      <w:b/>
      <w:bCs/>
      <w:kern w:val="28"/>
      <w:sz w:val="32"/>
      <w:szCs w:val="32"/>
    </w:rPr>
  </w:style>
  <w:style w:type="character" w:customStyle="1" w:styleId="11">
    <w:name w:val="批注框文本 Char"/>
    <w:basedOn w:val="7"/>
    <w:link w:val="2"/>
    <w:semiHidden/>
    <w:uiPriority w:val="99"/>
    <w:rPr>
      <w:sz w:val="18"/>
      <w:szCs w:val="18"/>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7</Pages>
  <Words>34</Words>
  <Characters>200</Characters>
  <Lines>1</Lines>
  <Paragraphs>1</Paragraphs>
  <TotalTime>0</TotalTime>
  <ScaleCrop>false</ScaleCrop>
  <LinksUpToDate>false</LinksUpToDate>
  <CharactersWithSpaces>233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2018-09-06T02:19:00Z</dcterms:created>
  <dc:creator>dell</dc:creator>
  <cp:lastModifiedBy>Vante.</cp:lastModifiedBy>
  <dcterms:modified xsi:type="dcterms:W3CDTF">2026-04-12T06:23:44Z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6F1F1B61F44447888B7606E459176546_13</vt:lpwstr>
  </property>
</Properties>
</file>